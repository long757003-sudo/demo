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EA756">
      <w:pPr>
        <w:spacing w:before="2400" w:after="240"/>
        <w:jc w:val="center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西南大学信息化项目全生命周期管理系统</w:t>
      </w:r>
    </w:p>
    <w:p w14:paraId="7E7948A6">
      <w:pPr>
        <w:spacing w:after="480"/>
        <w:jc w:val="center"/>
      </w:pPr>
      <w:r>
        <w:rPr>
          <w:rFonts w:ascii="微软雅黑" w:hAnsi="微软雅黑" w:eastAsia="微软雅黑" w:cs="微软雅黑"/>
          <w:b/>
          <w:bCs/>
          <w:sz w:val="44"/>
          <w:szCs w:val="44"/>
        </w:rPr>
        <w:t>需求征集模块产品需求文档（PRD）</w:t>
      </w:r>
    </w:p>
    <w:p w14:paraId="0B50792D">
      <w:pPr>
        <w:spacing w:after="600"/>
        <w:jc w:val="center"/>
      </w:pPr>
      <w:r>
        <w:rPr>
          <w:rFonts w:ascii="微软雅黑" w:hAnsi="微软雅黑" w:eastAsia="微软雅黑" w:cs="微软雅黑"/>
          <w:i/>
          <w:iCs/>
          <w:color w:val="595959"/>
          <w:sz w:val="22"/>
          <w:szCs w:val="22"/>
        </w:rPr>
        <w:t>Product Requirements Document — Module 01 Requirements Collection</w:t>
      </w:r>
    </w:p>
    <w:tbl>
      <w:tblPr>
        <w:tblStyle w:val="12"/>
        <w:tblW w:w="7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4800"/>
      </w:tblGrid>
      <w:tr w14:paraId="1B7537C2">
        <w:trPr>
          <w:jc w:val="center"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249F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文档编号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CAA5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PRD-2026-M01-需求征集</w:t>
            </w:r>
          </w:p>
        </w:tc>
      </w:tr>
      <w:tr w14:paraId="09AB942F">
        <w:trPr>
          <w:jc w:val="center"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BECD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文档版本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5962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V1.0</w:t>
            </w:r>
          </w:p>
        </w:tc>
      </w:tr>
      <w:tr w14:paraId="3EA3C004">
        <w:trPr>
          <w:jc w:val="center"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8462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适用模块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CB49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模块一 · 需求征集</w:t>
            </w:r>
          </w:p>
        </w:tc>
      </w:tr>
      <w:tr w14:paraId="7050188C">
        <w:trPr>
          <w:jc w:val="center"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A2CF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编写日期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E7BA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2026-05-21</w:t>
            </w:r>
          </w:p>
        </w:tc>
      </w:tr>
      <w:tr w14:paraId="22E4E05A">
        <w:trPr>
          <w:jc w:val="center"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0ED5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编写视角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8B210">
            <w:pPr>
              <w:spacing w:after="0" w:line="280" w:lineRule="auto"/>
              <w:jc w:val="left"/>
            </w:pPr>
            <w:ins w:id="0" w:author="龙海森" w:date="2026-05-21T17:11:36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龙海森</w:t>
              </w:r>
            </w:ins>
          </w:p>
        </w:tc>
      </w:tr>
      <w:tr w14:paraId="6E4C1B5F">
        <w:trPr>
          <w:jc w:val="center"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4E8C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适用读者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8B14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研发、UI/UX、测试、信息办业务方</w:t>
            </w:r>
          </w:p>
        </w:tc>
      </w:tr>
    </w:tbl>
    <w:p w14:paraId="0ABC042B">
      <w:r>
        <w:br w:type="page"/>
      </w:r>
    </w:p>
    <w:p w14:paraId="06824743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1. 文档说明</w:t>
      </w:r>
    </w:p>
    <w:p w14:paraId="58F5DEC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1.1 编写目的</w:t>
      </w:r>
    </w:p>
    <w:p w14:paraId="644FD5B1">
      <w:p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本 PRD 面向"西南大学信息化项目全生命周期管理系统"中【需求征集】模块的研发、UI/UX、测试人员，明确该模块的业务流程、参与角色、操作逻辑、页面字段与业务规则，作为后续设计、开发、测试与验收的统一依据。</w:t>
      </w:r>
    </w:p>
    <w:p w14:paraId="3D4F1DDC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1.2 名词术语</w:t>
      </w:r>
    </w:p>
    <w:tbl>
      <w:tblPr>
        <w:tblStyle w:val="12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160"/>
      </w:tblGrid>
      <w:tr w14:paraId="5FE3A20C">
        <w:trPr>
          <w:tblHeader/>
        </w:trPr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5A25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术语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3662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释义</w:t>
            </w:r>
          </w:p>
        </w:tc>
      </w:tr>
      <w:tr w14:paraId="2BA9C28D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2210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信息办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9E71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学校信息化建设办公室，本模块主导组织方</w:t>
            </w:r>
          </w:p>
        </w:tc>
      </w:tr>
      <w:tr w14:paraId="6266B5AB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8406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信办管理员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306A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信息办专员，负责征集发起、专家评审组织、需求筛选等操作</w:t>
            </w:r>
          </w:p>
        </w:tc>
      </w:tr>
      <w:tr w14:paraId="51DA4457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377A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3F90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信息办分管领导，负责征集信息发布审批、筛选结果审核</w:t>
            </w:r>
          </w:p>
        </w:tc>
      </w:tr>
      <w:tr w14:paraId="10FDB015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F329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二级单位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3A7B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校内各教学/科研/职能单位（如教务处、研究生院、学院）</w:t>
            </w:r>
          </w:p>
        </w:tc>
      </w:tr>
      <w:tr w14:paraId="5040AB9C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8205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单位管理员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5ABA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二级单位系统管理员，负责接收征集通知、指派项目负责人、单位内排序提交</w:t>
            </w:r>
          </w:p>
        </w:tc>
      </w:tr>
      <w:tr w14:paraId="298C4BB4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8FF0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7100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二级单位经办人，需求申请表的实际填报人，一人可提交多份</w:t>
            </w:r>
          </w:p>
        </w:tc>
      </w:tr>
      <w:tr w14:paraId="65438F31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1B37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单位领导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ADC4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二级单位分管领导，对本单位需求做内部审批，可调整优先级</w:t>
            </w:r>
          </w:p>
        </w:tc>
      </w:tr>
      <w:tr w14:paraId="678765CF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178F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专家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7FAF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校内/校外评审专家，参与独立的专家评审流程（结果仅供参考）</w:t>
            </w:r>
          </w:p>
        </w:tc>
      </w:tr>
      <w:tr w14:paraId="453890CD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1A16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征集批次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C225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一次完整的需求征集活动，含起止时间、范围、填报说明等</w:t>
            </w:r>
          </w:p>
        </w:tc>
      </w:tr>
      <w:tr w14:paraId="7674BC50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A2DA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需求申请表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58BC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项目负责人填报的需求实体，是本模块最核心的业务对象</w:t>
            </w:r>
          </w:p>
        </w:tc>
      </w:tr>
    </w:tbl>
    <w:p w14:paraId="255780DA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1.3 设计原则</w:t>
      </w:r>
    </w:p>
    <w:p w14:paraId="434A6610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权威版本：以《业务流程说明书》BPD-2026-001 V1.2 为基础。</w:t>
      </w:r>
    </w:p>
    <w:p w14:paraId="50D0C3E5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双轨结构：征集主流程 + 专家评审独立子流程，评审结果仅作筛选参考，不直接决定需求去留（BR-05）。</w:t>
      </w:r>
    </w:p>
    <w:p w14:paraId="554B20FA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可退回不可终止：单位领导驳回、信办审批驳回均为"退回修改"，不直接关闭流程（BR-04）。</w:t>
      </w:r>
    </w:p>
    <w:p w14:paraId="31D7E125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一人多需求：同一项目负责人可在一个征集批次内提交多份需求申请表（BR-02）。</w:t>
      </w:r>
    </w:p>
    <w:p w14:paraId="5F7FECF4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辅助而非替代：自动初筛引擎仅生成提示标记，筛选最终由信办管理员人工确认（BR-09）。</w:t>
      </w:r>
    </w:p>
    <w:p w14:paraId="321C5D2A">
      <w:r>
        <w:br w:type="page"/>
      </w:r>
    </w:p>
    <w:p w14:paraId="1208D799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2. 业务背景与目标</w:t>
      </w:r>
    </w:p>
    <w:p w14:paraId="05F30B2D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2.1 业务背景</w:t>
      </w:r>
    </w:p>
    <w:p w14:paraId="31391DFD">
      <w:p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根据《西南大学信息化项目管理办法（试行）》（西校〔2025〕39号），学校所有信息化项目须经"需求征集 → 立项论证 → 项目招采 → 项目实施 → 项目验收 → 项目运维"六阶段管理。其中【需求征集】是全生命周期管理的起点。</w:t>
      </w:r>
    </w:p>
    <w:p w14:paraId="66C03739">
      <w:p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在原有线下流程中，存在以下痛点：</w:t>
      </w:r>
    </w:p>
    <w:p w14:paraId="485ADA85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征集通知靠邮件/线下文件下发，单位接收口径不统一，易遗漏。</w:t>
      </w:r>
    </w:p>
    <w:p w14:paraId="4F3A8E21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需求申请表为纸质/Word 模板，存在字段缺失、口径不一、数据无法结构化等问题。</w:t>
      </w:r>
    </w:p>
    <w:p w14:paraId="1842D8C7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单位内部排序、领导审批过程不可追溯，需求优先级调整缺乏记录。</w:t>
      </w:r>
    </w:p>
    <w:p w14:paraId="49EFCD67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信办筛选环节缺乏量化辅助，重复申报、与现有系统功能重叠等难以快速识别。</w:t>
      </w:r>
    </w:p>
    <w:p w14:paraId="672918F5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专家评审结论与最终筛选意见混淆，决策责任主体不清。</w:t>
      </w:r>
    </w:p>
    <w:p w14:paraId="73997308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2.2 业务目标</w:t>
      </w:r>
    </w:p>
    <w:p w14:paraId="40C2775F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线上化：将需求征集全流程线上化，所有动作可追溯。</w:t>
      </w:r>
    </w:p>
    <w:p w14:paraId="38E71D07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结构化：将需求申请表结构化为可查询字段，支撑后续立项、采购、验收的数据贯通。</w:t>
      </w:r>
    </w:p>
    <w:p w14:paraId="0F07B661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辅助决策：基于历史项目、规则库的自动初筛，辅助信办识别重复、过时、违规需求。</w:t>
      </w:r>
    </w:p>
    <w:p w14:paraId="1E9A2F23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权责清晰：明确"专家评审参考、信办筛选决策、信办领导审核"的三层职责分工。</w:t>
      </w:r>
    </w:p>
    <w:p w14:paraId="783B75B5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2.3 范围边界</w:t>
      </w:r>
    </w:p>
    <w:p w14:paraId="5D8295ED">
      <w:p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本 PRD 仅覆盖【模块一·需求征集】，从信办创建征集方案开始，到信办领导审核筛选结果、需求状态变更为"已通过/不通过"为止。</w:t>
      </w:r>
    </w:p>
    <w:p w14:paraId="67A614ED">
      <w:pPr>
        <w:pStyle w:val="17"/>
        <w:numPr>
          <w:ilvl w:val="0"/>
          <w:numId w:val="1"/>
        </w:numPr>
        <w:spacing w:after="60" w:line="320" w:lineRule="auto"/>
        <w:rPr>
          <w:ins w:id="1" w:author="龙海森" w:date="2026-05-21T14:51:39Z"/>
        </w:rPr>
      </w:pPr>
      <w:r>
        <w:rPr>
          <w:rFonts w:ascii="微软雅黑" w:hAnsi="微软雅黑" w:eastAsia="微软雅黑" w:cs="微软雅黑"/>
          <w:sz w:val="22"/>
          <w:szCs w:val="22"/>
        </w:rPr>
        <w:t>上游：无（流程起点）。</w:t>
      </w:r>
    </w:p>
    <w:p w14:paraId="4E27C607">
      <w:pPr>
        <w:pStyle w:val="17"/>
        <w:numPr>
          <w:ilvl w:val="0"/>
          <w:numId w:val="1"/>
        </w:numPr>
        <w:spacing w:after="60" w:line="320" w:lineRule="auto"/>
        <w:rPr>
          <w:del w:id="2" w:author="龙海森" w:date="2026-05-21T14:51:39Z"/>
        </w:rPr>
      </w:pPr>
    </w:p>
    <w:p w14:paraId="37BE1F9A">
      <w:pPr>
        <w:pStyle w:val="17"/>
        <w:numPr>
          <w:ilvl w:val="0"/>
          <w:numId w:val="1"/>
        </w:numPr>
        <w:spacing w:after="60" w:line="320" w:lineRule="auto"/>
        <w:rPr>
          <w:ins w:id="4" w:author="龙海森" w:date="2026-05-21T14:52:11Z"/>
          <w:rFonts w:hint="default" w:eastAsia="微软雅黑"/>
          <w:lang w:val="en-US" w:eastAsia="zh-CN"/>
        </w:rPr>
        <w:pPrChange w:id="3" w:author="龙海森" w:date="2026-05-21T14:52:10Z">
          <w:pPr>
            <w:pStyle w:val="8"/>
          </w:pPr>
        </w:pPrChange>
      </w:pPr>
      <w:r>
        <w:rPr>
          <w:rFonts w:ascii="微软雅黑" w:hAnsi="微软雅黑" w:eastAsia="微软雅黑" w:cs="微软雅黑"/>
          <w:sz w:val="22"/>
          <w:szCs w:val="22"/>
        </w:rPr>
        <w:t>下游：触发立项论证模块（模块二），通过的需求自动落入</w:t>
      </w:r>
      <w:ins w:id="5" w:author="龙海森" w:date="2026-05-21T14:51:32Z">
        <w:r>
          <w:rPr>
            <w:rFonts w:hint="eastAsia"/>
            <w:lang w:val="en-US" w:eastAsia="zh-CN"/>
          </w:rPr>
          <w:t>需求池，立项会从需求池中选择并发起，然后系统会自动生成立项的基础信息，包括项目编号、名称等（内容沿用需求中的信息）</w:t>
        </w:r>
      </w:ins>
    </w:p>
    <w:p w14:paraId="67A614ED">
      <w:pPr>
        <w:pStyle w:val="17"/>
        <w:numPr>
          <w:ilvl w:val="0"/>
          <w:numId w:val="1"/>
        </w:numPr>
        <w:spacing w:after="60" w:line="320" w:lineRule="auto"/>
        <w:rPr>
          <w:ins w:id="7" w:author="龙海森" w:date="2026-05-21T14:52:07Z"/>
          <w:rFonts w:hint="default" w:eastAsia="微软雅黑"/>
          <w:lang w:val="en-US" w:eastAsia="zh-CN"/>
        </w:rPr>
        <w:pPrChange w:id="6" w:author="龙海森" w:date="2026-05-21T14:52:10Z">
          <w:pPr>
            <w:pStyle w:val="8"/>
          </w:pPr>
        </w:pPrChange>
      </w:pPr>
      <w:r>
        <w:rPr>
          <w:rFonts w:ascii="微软雅黑" w:hAnsi="微软雅黑" w:eastAsia="微软雅黑" w:cs="微软雅黑"/>
          <w:sz w:val="22"/>
          <w:szCs w:val="22"/>
        </w:rPr>
        <w:t>独立子流程：专家评审（详见《独立流程说明书-专家评审》），</w:t>
      </w:r>
      <w:ins w:id="8" w:author="龙海森" w:date="2026-05-21T14:52:07Z">
        <w:r>
          <w:rPr>
            <w:rFonts w:hint="eastAsia"/>
            <w:lang w:val="en-US" w:eastAsia="zh-CN"/>
          </w:rPr>
          <w:t>需求提交到信息办之后，信息办管理员可以选择需求发起专家评审。</w:t>
        </w:r>
      </w:ins>
    </w:p>
    <w:p w14:paraId="01F9A1DD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不在范围：项目分级、申报书填报、专家评分规则细节，分别在后续 PRD 中描述。</w:t>
      </w:r>
    </w:p>
    <w:p w14:paraId="30C5B834">
      <w:r>
        <w:br w:type="page"/>
      </w:r>
    </w:p>
    <w:p w14:paraId="1285E397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3. 角色与权限</w:t>
      </w:r>
    </w:p>
    <w:p w14:paraId="2A34DE83">
      <w:p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本模块涉及 6 类业务角色 + 1 类系统角色，权限粒度按"创建 / 提交 / 审批 / 查看 / 系统自动"划分。</w:t>
      </w:r>
    </w:p>
    <w:tbl>
      <w:tblPr>
        <w:tblStyle w:val="12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600"/>
        <w:gridCol w:w="5560"/>
      </w:tblGrid>
      <w:tr w14:paraId="7D0CCC29">
        <w:trPr>
          <w:tblHeader/>
        </w:trPr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6BB0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B55F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所属机构</w:t>
            </w:r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780D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本模块核心权限</w:t>
            </w:r>
          </w:p>
        </w:tc>
      </w:tr>
      <w:tr w14:paraId="7B0BE596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1598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信办管理员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4B4A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信息办</w:t>
            </w:r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B701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创建征集方案、保存草稿、提交审批；接收单位需求、组织专家评审、人工筛选、提交审核；查看全量统计</w:t>
            </w:r>
          </w:p>
        </w:tc>
      </w:tr>
      <w:tr w14:paraId="33519E4E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9653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E52A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信息办</w:t>
            </w:r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1E62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审批征集方案发布、确认专家名单、审核筛选结果；查看全量看板与统计</w:t>
            </w:r>
          </w:p>
        </w:tc>
      </w:tr>
      <w:tr w14:paraId="3086D652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3D03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单位管理员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DFDC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二级单位</w:t>
            </w:r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3C4F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接收征集通知、指派项目负责人填报、本单位需求排序、提交单位领导审批</w:t>
            </w:r>
          </w:p>
        </w:tc>
      </w:tr>
      <w:tr w14:paraId="2097878A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5107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D9E6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二级单位</w:t>
            </w:r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1AC3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填写并提交《需求申请表》（可多份）、修改驳回需求、查看本人提交的需求状态</w:t>
            </w:r>
          </w:p>
        </w:tc>
      </w:tr>
      <w:tr w14:paraId="2A349D8C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A4E5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单位领导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801C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二级单位</w:t>
            </w:r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9008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审批本单位提交的需求列表，可调整优先级排序，可驳回退回修改</w:t>
            </w:r>
          </w:p>
        </w:tc>
      </w:tr>
      <w:tr w14:paraId="0B2B6232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4B39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专家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AD76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校内/校外</w:t>
            </w:r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509D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在独立的专家评审流程内，对需求给出评审意见（通过/不通过）</w:t>
            </w:r>
          </w:p>
        </w:tc>
      </w:tr>
      <w:tr w14:paraId="346562D7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3F50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系统（自动）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D101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DF77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通知推送、状态流转、超时管控、自动初筛规则计算</w:t>
            </w:r>
          </w:p>
        </w:tc>
      </w:tr>
    </w:tbl>
    <w:p w14:paraId="783E984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3.1 视图可见性矩阵</w:t>
      </w:r>
    </w:p>
    <w:tbl>
      <w:tblPr>
        <w:tblStyle w:val="12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900"/>
        <w:gridCol w:w="900"/>
        <w:gridCol w:w="900"/>
        <w:gridCol w:w="900"/>
        <w:gridCol w:w="900"/>
        <w:gridCol w:w="900"/>
        <w:gridCol w:w="900"/>
      </w:tblGrid>
      <w:tr w14:paraId="797272A3"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9EC0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视图 / 角色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4B2B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信办管理员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DA1C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信办领导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0EB9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单位管理员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14D4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项目负责人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3269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单位领导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5B4D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专家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303D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系统管理员</w:t>
            </w:r>
          </w:p>
        </w:tc>
      </w:tr>
      <w:tr w14:paraId="1197FC3C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7038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F1 创建征集方案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56CE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✔ 创建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CC0D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613D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65F6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B21E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97C0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DBD3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</w:tr>
      <w:tr w14:paraId="4B1A32BC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07EC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F2 征集方案审批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439E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提交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A11C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✔ 审批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B3E3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A6ED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9174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15A8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CDA2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</w:tr>
      <w:tr w14:paraId="64D11F1C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C3C6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F3 征集方案详情/统计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4753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0E25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75F8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97EE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2568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1D2A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9366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✔</w:t>
            </w:r>
          </w:p>
        </w:tc>
      </w:tr>
      <w:tr w14:paraId="2F713B18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A4CB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F4 需求分派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8FEE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B6EF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9331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94B8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955E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722C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333D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</w:tr>
      <w:tr w14:paraId="03D7D0F5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1D2D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F5 填报需求申请表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FEBF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3561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1668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7DC1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✔ 填报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4FB1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80F6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939E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</w:tr>
      <w:tr w14:paraId="7D24BE5D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8238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F6 单位内需求排序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0BEE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6FBD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68ED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✔ 排序提交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E044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C2D8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FD94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3CB5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</w:tr>
      <w:tr w14:paraId="13546D79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8604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F7 单位领导审批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D1DF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0BB0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21A0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56DE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8CC9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✔ 审批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CEA0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FCE4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</w:tr>
      <w:tr w14:paraId="33D8653E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3852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F8 信办筛选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BE12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✔ 筛选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E35D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6E77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只读（本单位）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11B5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只读（本人）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D718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只读（本单位）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E240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7786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</w:tr>
      <w:tr w14:paraId="6D7551B6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7410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F9 信办领导审核筛选结果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AA22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提交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5AF2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✔ 审核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27C7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6631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8974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626F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BB76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</w:tr>
      <w:tr w14:paraId="7D9C0D83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8108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F10 自动初筛结果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60F8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3276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1B07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1CC1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430B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94AE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DED7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✔</w:t>
            </w:r>
          </w:p>
        </w:tc>
      </w:tr>
    </w:tbl>
    <w:p w14:paraId="4BD4013F">
      <w:r>
        <w:br w:type="page"/>
      </w:r>
    </w:p>
    <w:p w14:paraId="0E8E5647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4. 整体业务流程</w:t>
      </w:r>
    </w:p>
    <w:p w14:paraId="3F77C46A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4.1 流程总览</w:t>
      </w:r>
    </w:p>
    <w:p w14:paraId="6E8F215D">
      <w:pPr>
        <w:pStyle w:val="8"/>
        <w:rPr>
          <w:ins w:id="9" w:author="龙海森" w:date="2026-05-21T14:50:34Z"/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sz w:val="22"/>
          <w:szCs w:val="22"/>
        </w:rPr>
        <w:t>需求征集模块由"信息办发布征集 → 二级单位提交需求 → 信息办筛选需求"三个阶段构成。</w:t>
      </w:r>
      <w:ins w:id="10" w:author="龙海森" w:date="2026-05-21T14:50:34Z">
        <w:r>
          <w:rPr>
            <w:rFonts w:hint="eastAsia"/>
            <w:lang w:val="en-US" w:eastAsia="zh-CN"/>
          </w:rPr>
          <w:t>专家评审在第三阶段由信息办发起，评审结果作为需求遴选的重要参考依据。</w:t>
        </w:r>
      </w:ins>
    </w:p>
    <w:p w14:paraId="4B880083">
      <w:pPr>
        <w:spacing w:after="80" w:line="320" w:lineRule="auto"/>
      </w:pPr>
    </w:p>
    <w:p w14:paraId="1DB7644A">
      <w:p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阶段路径（端到端）：</w:t>
      </w:r>
    </w:p>
    <w:p w14:paraId="2AC7D5CF">
      <w:p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信办管理员创建征集方案 → 信办领导审批 → 系统发布并下发通知 → 单位管理员指派项目负责人 → 项目负责人填报需求申请表 → 单位管理员排序提交 → 单位领导审批 → 推送信息办 → 信办管理员（含可选专家评审）筛选 → 信办领导审核 → 通过/不通过。</w:t>
      </w:r>
    </w:p>
    <w:p w14:paraId="43C0972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4.2 三阶段拆解</w:t>
      </w:r>
    </w:p>
    <w:p w14:paraId="4568F783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阶段一：信息办发送需求征集信息</w:t>
      </w:r>
    </w:p>
    <w:tbl>
      <w:tblPr>
        <w:tblStyle w:val="12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600"/>
        <w:gridCol w:w="2800"/>
        <w:gridCol w:w="2760"/>
      </w:tblGrid>
      <w:tr w14:paraId="6E125937">
        <w:trPr>
          <w:tblHeader/>
        </w:trPr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9968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步骤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BE10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动作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8E98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操作角色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749B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阶段产出/状态</w:t>
            </w:r>
          </w:p>
        </w:tc>
      </w:tr>
      <w:tr w14:paraId="70BD3371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FF63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1.1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0A77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创建需求征集方案（范围、时间、填报说明、附件、通知配置）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341B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信办管理员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4C2C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征集信息·草稿</w:t>
            </w:r>
          </w:p>
        </w:tc>
      </w:tr>
      <w:tr w14:paraId="696DDF58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90DA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1.2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6648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提交征集方案至信办领导审批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AE65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信办管理员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2CD4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征集信息·待审批</w:t>
            </w:r>
          </w:p>
        </w:tc>
      </w:tr>
      <w:tr w14:paraId="16A0C481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6F8D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1.3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F398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信办领导审批征集方案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564C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9271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审批通过 → 征集信息·已发布；不通过 → 征集信息·已退回</w:t>
            </w:r>
          </w:p>
        </w:tc>
      </w:tr>
      <w:tr w14:paraId="20477B31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04D9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1.4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69BD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系统按配置自动下发征集通知至各单位管理员/单位领导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4161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系统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B5C1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征集中·等待各单位提交</w:t>
            </w:r>
          </w:p>
        </w:tc>
      </w:tr>
    </w:tbl>
    <w:p w14:paraId="3E829883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阶段二：二级单位提交需求</w:t>
      </w:r>
    </w:p>
    <w:tbl>
      <w:tblPr>
        <w:tblStyle w:val="12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600"/>
        <w:gridCol w:w="2800"/>
        <w:gridCol w:w="2760"/>
      </w:tblGrid>
      <w:tr w14:paraId="00F3C851">
        <w:trPr>
          <w:tblHeader/>
        </w:trPr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24E3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步骤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109E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动作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04B1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操作角色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18B9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阶段产出/状态</w:t>
            </w:r>
          </w:p>
        </w:tc>
      </w:tr>
      <w:tr w14:paraId="4DFFA39B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8108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2.1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FC86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系统推送征集通知至单位管理员、单位领导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890F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系统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D3C6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待接收·征集通知</w:t>
            </w:r>
          </w:p>
        </w:tc>
      </w:tr>
      <w:tr w14:paraId="03F349AD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8E44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2.2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270B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单位管理员为本批次指派项目负责人（可多人），生成填报授权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D3A5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单位管理员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42A4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已接收·指派中</w:t>
            </w:r>
          </w:p>
        </w:tc>
      </w:tr>
      <w:tr w14:paraId="3F67FBA5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B1D5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2.3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2E82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项目负责人填写并提交需求申请表（可提交多份，支持草稿）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DDAF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31E3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需求·填报中 → 需求·已提交</w:t>
            </w:r>
          </w:p>
        </w:tc>
      </w:tr>
      <w:tr w14:paraId="108866EF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D837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2.4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177E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单位管理员对本单位需求拖拽排序，提交单位领导审批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3AD8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单位管理员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C60A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需求·已提交待审批</w:t>
            </w:r>
          </w:p>
        </w:tc>
      </w:tr>
      <w:tr w14:paraId="1B1C8C9D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C1FE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2.5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0743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单位领导审批需求列表，可二次调整优先级排序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3B1D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单位领导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7B59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通过 → 需求·已推送信息办；不通过 → 需求·已退回待修改</w:t>
            </w:r>
          </w:p>
        </w:tc>
      </w:tr>
    </w:tbl>
    <w:p w14:paraId="179F40A0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阶段三：信息办筛选需求</w:t>
      </w:r>
    </w:p>
    <w:tbl>
      <w:tblPr>
        <w:tblStyle w:val="12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600"/>
        <w:gridCol w:w="2800"/>
        <w:gridCol w:w="2760"/>
      </w:tblGrid>
      <w:tr w14:paraId="2AAEFC20">
        <w:trPr>
          <w:tblHeader/>
        </w:trPr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A29B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步骤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B52B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动作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C227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操作角色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D619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阶段产出/状态</w:t>
            </w:r>
          </w:p>
        </w:tc>
      </w:tr>
      <w:tr w14:paraId="7DD857E8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E9C2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3.1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9A10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接收单位推送需求，结合自动初筛结果与（可选）专家评审结论筛选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5F10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信办管理员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6527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需求·筛选中</w:t>
            </w:r>
          </w:p>
        </w:tc>
      </w:tr>
      <w:tr w14:paraId="031BFD6D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7CAB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3.2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1B27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确定筛选结果（已选/未选）并提交信办领导审核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27C4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信办管理员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FF2F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筛选结果·待审核</w:t>
            </w:r>
          </w:p>
        </w:tc>
      </w:tr>
      <w:tr w14:paraId="769FD1B0"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8995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3.3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3BFF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信办领导审核筛选结果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5583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C8C9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审核通过 → 需求·已通过（触发模块二）；不通过 → 需求·不通过</w:t>
            </w:r>
          </w:p>
        </w:tc>
      </w:tr>
    </w:tbl>
    <w:p w14:paraId="65D26DBD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4.3 关键分支与异常路径</w:t>
      </w:r>
    </w:p>
    <w:tbl>
      <w:tblPr>
        <w:tblStyle w:val="12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3960"/>
      </w:tblGrid>
      <w:tr w14:paraId="346CEE78"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1540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分支点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C834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条件</w:t>
            </w:r>
          </w:p>
        </w:tc>
        <w:tc>
          <w:tcPr>
            <w:tcW w:w="3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0D7E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走向</w:t>
            </w:r>
          </w:p>
        </w:tc>
      </w:tr>
      <w:tr w14:paraId="2FC1B147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6E23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1.3 信办领导审批征集方案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ABBF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通过</w:t>
            </w:r>
          </w:p>
        </w:tc>
        <w:tc>
          <w:tcPr>
            <w:tcW w:w="3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6593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系统发布并下发征集通知</w:t>
            </w:r>
          </w:p>
        </w:tc>
      </w:tr>
      <w:tr w14:paraId="0722DDF8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5F3D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1.3 信办领导审批征集方案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E8A4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不通过</w:t>
            </w:r>
          </w:p>
        </w:tc>
        <w:tc>
          <w:tcPr>
            <w:tcW w:w="3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A579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退回信办管理员修改，返回 1.1</w:t>
            </w:r>
          </w:p>
        </w:tc>
      </w:tr>
      <w:tr w14:paraId="6F894E56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4B9E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2.5 单位领导审批本单位需求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047D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通过</w:t>
            </w:r>
          </w:p>
        </w:tc>
        <w:tc>
          <w:tcPr>
            <w:tcW w:w="3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BD28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本单位需求批量推送至信息办</w:t>
            </w:r>
          </w:p>
        </w:tc>
      </w:tr>
      <w:tr w14:paraId="2C17C088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9FA9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2.5 单位领导审批本单位需求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0891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不通过</w:t>
            </w:r>
          </w:p>
        </w:tc>
        <w:tc>
          <w:tcPr>
            <w:tcW w:w="3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FA9F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退回修改，项目负责人可重新提交（非终止）</w:t>
            </w:r>
          </w:p>
        </w:tc>
      </w:tr>
      <w:tr w14:paraId="7BCABF1D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8011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3.3 信办领导审核筛选结果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6815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通过</w:t>
            </w:r>
          </w:p>
        </w:tc>
        <w:tc>
          <w:tcPr>
            <w:tcW w:w="3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D2C0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需求状态批量变更为"已通过"，触发立项论证模块</w:t>
            </w:r>
          </w:p>
        </w:tc>
      </w:tr>
      <w:tr w14:paraId="1A215D37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9981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3.3 信办领导审核筛选结果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30F2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不通过</w:t>
            </w:r>
          </w:p>
        </w:tc>
        <w:tc>
          <w:tcPr>
            <w:tcW w:w="3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6045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需求状态变更为"不通过"，本批次截止</w:t>
            </w:r>
          </w:p>
        </w:tc>
      </w:tr>
      <w:tr w14:paraId="5A406F15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729C1">
            <w:pPr>
              <w:spacing w:after="0" w:line="280" w:lineRule="auto"/>
              <w:jc w:val="left"/>
              <w:rPr>
                <w:strike/>
              </w:rPr>
            </w:pP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ED4EB">
            <w:pPr>
              <w:spacing w:after="0" w:line="280" w:lineRule="auto"/>
              <w:jc w:val="left"/>
              <w:rPr>
                <w:strike/>
              </w:rPr>
            </w:pPr>
          </w:p>
        </w:tc>
        <w:tc>
          <w:tcPr>
            <w:tcW w:w="3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9855E">
            <w:pPr>
              <w:spacing w:after="0" w:line="280" w:lineRule="auto"/>
              <w:jc w:val="left"/>
              <w:rPr>
                <w:strike/>
              </w:rPr>
            </w:pPr>
          </w:p>
        </w:tc>
      </w:tr>
    </w:tbl>
    <w:p w14:paraId="286802E8">
      <w:r>
        <w:br w:type="page"/>
      </w:r>
    </w:p>
    <w:p w14:paraId="1135B8A7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5. 状态机</w:t>
      </w:r>
    </w:p>
    <w:p w14:paraId="301F7374">
      <w:p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本模块涉及两个核心实体：征集批次（collection_batch）与 需求申请表（requirement_application）。两者各自维护独立状态机。</w:t>
      </w:r>
    </w:p>
    <w:p w14:paraId="29E09780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5.1 征集批次状态机</w:t>
      </w:r>
    </w:p>
    <w:tbl>
      <w:tblPr>
        <w:tblStyle w:val="12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4560"/>
      </w:tblGrid>
      <w:tr w14:paraId="77CDD094"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CE2A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状态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8F79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63D2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 / 下一步</w:t>
            </w:r>
          </w:p>
        </w:tc>
      </w:tr>
      <w:tr w14:paraId="5B90555D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A427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草稿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6970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信办管理员"保存草稿"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EC80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可继续编辑，未对外发布</w:t>
            </w:r>
          </w:p>
        </w:tc>
      </w:tr>
      <w:tr w14:paraId="6519B2AA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529D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待审批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24BD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信办管理员"提交审批"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78DB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等待信办领导审批</w:t>
            </w:r>
          </w:p>
        </w:tc>
      </w:tr>
      <w:tr w14:paraId="0EE616A9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8344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已退回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2C0F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信办领导"驳回"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9D2C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退回信办管理员，可修改后再次提交</w:t>
            </w:r>
          </w:p>
        </w:tc>
      </w:tr>
      <w:tr w14:paraId="279CF0EB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EC05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已发布·征集中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CA48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信办领导审批通过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F6C2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系统自动下发通知；进入到期日则进入"截止"</w:t>
            </w:r>
          </w:p>
        </w:tc>
      </w:tr>
      <w:tr w14:paraId="7E719FAD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C07F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截止·待筛选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4D67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到达征集截止日期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C9DB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不再接收单位提交，信办进入筛选阶段</w:t>
            </w:r>
          </w:p>
        </w:tc>
      </w:tr>
      <w:tr w14:paraId="0CBC830C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62A4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已结束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5BFA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信办领导审核筛选结果完成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EFDB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本批次归档</w:t>
            </w:r>
          </w:p>
        </w:tc>
      </w:tr>
    </w:tbl>
    <w:p w14:paraId="3AB77AF7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5.2 需求申请表状态机</w:t>
      </w:r>
    </w:p>
    <w:tbl>
      <w:tblPr>
        <w:tblStyle w:val="12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4560"/>
      </w:tblGrid>
      <w:tr w14:paraId="55FF8A32"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4F7B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状态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CAF9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AAB5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 / 下一步</w:t>
            </w:r>
          </w:p>
        </w:tc>
      </w:tr>
      <w:tr w14:paraId="1CA8B7CE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4673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填报中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D9EA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项目负责人创建/保存草稿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88DD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可继续编辑，未提交单位管理员</w:t>
            </w:r>
          </w:p>
        </w:tc>
      </w:tr>
      <w:tr w14:paraId="4F59F916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E89F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已提交·待排序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8D50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项目负责人点击"提交"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85EE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进入单位管理员的待排序列表</w:t>
            </w:r>
          </w:p>
        </w:tc>
      </w:tr>
      <w:tr w14:paraId="2C585B0E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9446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已排序·待单位审批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AB19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单位管理员完成排序并提交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A53C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进入单位领导待审批列表</w:t>
            </w:r>
          </w:p>
        </w:tc>
      </w:tr>
      <w:tr w14:paraId="0622CB44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8096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单位审批通过·已推送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6CBA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单位领导审批通过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A780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推送至信办，进入信办筛选池</w:t>
            </w:r>
          </w:p>
        </w:tc>
      </w:tr>
      <w:tr w14:paraId="228B874C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666C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单位审批退回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AD67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单位领导驳回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6FCB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退回项目负责人修改，可重新提交（BR-04）</w:t>
            </w:r>
          </w:p>
        </w:tc>
      </w:tr>
      <w:tr w14:paraId="04C9274B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1E6D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筛选中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32C1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信办管理员开始筛选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C081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可叠加自动初筛标签与专家评审结论</w:t>
            </w:r>
          </w:p>
        </w:tc>
      </w:tr>
      <w:tr w14:paraId="7585BD9B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C85F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已选中·待审核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6B6B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信办管理员"选中"并提交审核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E827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等待信办领导审核</w:t>
            </w:r>
          </w:p>
        </w:tc>
      </w:tr>
      <w:tr w14:paraId="213F7CFA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B2A4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已通过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0056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信办领导审核通过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ACF9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触发立项论证模块（模块二）</w:t>
            </w:r>
          </w:p>
        </w:tc>
      </w:tr>
      <w:tr w14:paraId="6CF98A09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DDFA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不通过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B3D9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未被筛选选中 / 信办领导审核不通过 / 专家评审不通过 / 超时未修改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A096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本轮结束（TBD-01：是否允许重新提交待业务方确认）</w:t>
            </w:r>
          </w:p>
        </w:tc>
      </w:tr>
    </w:tbl>
    <w:p w14:paraId="63EDCF29">
      <w:r>
        <w:br w:type="page"/>
      </w:r>
    </w:p>
    <w:p w14:paraId="114DAB4A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6. 功能点详述</w:t>
      </w:r>
    </w:p>
    <w:p w14:paraId="4D9843C0">
      <w:p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本章按"功能编号 — 名称 — 操作角色 — 操作逻辑 — 页面字段 — 异常 / 校验"的统一结构描述。共 10 个核心功能点 + 1 个辅助引擎。</w:t>
      </w:r>
    </w:p>
    <w:p w14:paraId="229F6FF9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F1 创建征集方案</w:t>
      </w:r>
    </w:p>
    <w:p w14:paraId="583FC0F6">
      <w:p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对应视图：collection-create | 操作角色：信办管理员</w:t>
      </w:r>
    </w:p>
    <w:p w14:paraId="60D6B3D5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F1.1 操作逻辑</w:t>
      </w:r>
    </w:p>
    <w:p w14:paraId="59C872AF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入口：左侧导航"需求管理 → 需求征集 → + 新建征集方案"。</w:t>
      </w:r>
    </w:p>
    <w:p w14:paraId="4A4E95E9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编辑方式：分区表单（基本信息 / 通知配置 / 工作流模板），每填一段自动保存草稿。</w:t>
      </w:r>
    </w:p>
    <w:p w14:paraId="48961789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保存草稿：点击"保存草稿"按钮，征集批次进入"草稿"状态，不下发通知。</w:t>
      </w:r>
    </w:p>
    <w:p w14:paraId="5934E091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提交审批：点击"提交审批"按钮，前端校验全部必填字段，校验通过后状态变为"待审批"，触发信办领导审批待办（通知 #1 暂不发送，至 F2 通过后由系统统一发送）。</w:t>
      </w:r>
    </w:p>
    <w:p w14:paraId="25B9AFE4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退回修改：若信办领导驳回，回到此页面，回显原数据 + 退回意见红色高亮提示，修改后可再次提交。</w:t>
      </w:r>
    </w:p>
    <w:p w14:paraId="60CE411E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权限：仅信办管理员可访问，信办领导/系统管理员可只读查看。</w:t>
      </w:r>
    </w:p>
    <w:p w14:paraId="1ED1FE7E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F1.2 页面字段（基本信息）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900"/>
        <w:gridCol w:w="5060"/>
      </w:tblGrid>
      <w:tr w14:paraId="2E7D33CA"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4FCC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042E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5F3C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A9EB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27CEBBE7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0BD14">
            <w:pPr>
              <w:spacing w:after="0" w:line="280" w:lineRule="auto"/>
              <w:jc w:val="left"/>
              <w:rPr>
                <w:rFonts w:hint="default" w:eastAsia="微软雅黑"/>
                <w:lang w:val="en-US" w:eastAsia="zh-CN"/>
              </w:rPr>
            </w:pPr>
            <w:ins w:id="11" w:author="龙海森" w:date="2026-05-21T14:54:59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征集</w:t>
              </w:r>
            </w:ins>
            <w:ins w:id="12" w:author="龙海森" w:date="2026-05-21T14:55:00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标题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FD24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F029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76FA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示例："2026 年第一批信息化项目需求征集"，长度 ≤ 80 字</w:t>
            </w:r>
          </w:p>
        </w:tc>
      </w:tr>
      <w:tr w14:paraId="5EEAAED4">
        <w:trPr>
          <w:ins w:id="13" w:author="龙海森" w:date="2026-05-21T14:56:07Z"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CE5D9">
            <w:pPr>
              <w:spacing w:after="0" w:line="280" w:lineRule="auto"/>
              <w:jc w:val="left"/>
              <w:rPr>
                <w:ins w:id="14" w:author="龙海森" w:date="2026-05-21T14:56:07Z"/>
                <w:rFonts w:hint="default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5" w:author="龙海森" w:date="2026-05-21T14:56:09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征集</w:t>
              </w:r>
            </w:ins>
            <w:ins w:id="16" w:author="龙海森" w:date="2026-05-21T14:56:10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年度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BCB72">
            <w:pPr>
              <w:spacing w:after="0" w:line="280" w:lineRule="auto"/>
              <w:jc w:val="left"/>
              <w:rPr>
                <w:ins w:id="17" w:author="龙海森" w:date="2026-05-21T14:56:07Z"/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8" w:author="龙海森" w:date="2026-05-21T14:56:29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单选</w:t>
              </w:r>
            </w:ins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69424">
            <w:pPr>
              <w:spacing w:after="0" w:line="280" w:lineRule="auto"/>
              <w:jc w:val="left"/>
              <w:rPr>
                <w:ins w:id="19" w:author="龙海森" w:date="2026-05-21T14:56:07Z"/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20" w:author="龙海森" w:date="2026-05-21T14:56:30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是</w:t>
              </w:r>
            </w:ins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DBAD2">
            <w:pPr>
              <w:spacing w:after="0" w:line="280" w:lineRule="auto"/>
              <w:jc w:val="left"/>
              <w:rPr>
                <w:ins w:id="21" w:author="龙海森" w:date="2026-05-21T14:56:07Z"/>
                <w:rFonts w:hint="default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22" w:author="龙海森" w:date="2026-05-21T14:56:33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选择</w:t>
              </w:r>
            </w:ins>
            <w:ins w:id="23" w:author="龙海森" w:date="2026-05-21T14:56:38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征集</w:t>
              </w:r>
            </w:ins>
            <w:ins w:id="24" w:author="龙海森" w:date="2026-05-21T14:56:39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所属</w:t>
              </w:r>
            </w:ins>
            <w:ins w:id="25" w:author="龙海森" w:date="2026-05-21T14:56:40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年份</w:t>
              </w:r>
            </w:ins>
          </w:p>
        </w:tc>
      </w:tr>
      <w:tr w14:paraId="12F380DE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7AC3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征集开始时间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E324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日期时间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149C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E39D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征集生效起始时间，必须 ≥ 当日 00:00</w:t>
            </w:r>
          </w:p>
        </w:tc>
      </w:tr>
      <w:tr w14:paraId="524F81C2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B512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征集截止时间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DC9B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日期时间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6562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DBB8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须晚于开始时间至少 24 小时；到期后自动关闭单位提交入口</w:t>
            </w:r>
          </w:p>
        </w:tc>
      </w:tr>
      <w:tr w14:paraId="7075646D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A89A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征集范围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5CE5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多选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67F4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5F4E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可选项：</w:t>
            </w:r>
            <w:ins w:id="26" w:author="龙海森" w:date="2026-05-21T14:49:19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按</w:t>
              </w:r>
            </w:ins>
            <w:ins w:id="27" w:author="龙海森" w:date="2026-05-21T14:47:46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角色</w:t>
              </w:r>
            </w:ins>
            <w:ins w:id="28" w:author="龙海森" w:date="2026-05-21T14:47:49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 xml:space="preserve"> </w:t>
              </w:r>
            </w:ins>
            <w:ins w:id="29" w:author="龙海森" w:date="2026-05-21T14:47:47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/</w:t>
              </w:r>
            </w:ins>
            <w:ins w:id="30" w:author="龙海森" w:date="2026-05-21T14:47:50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 xml:space="preserve"> </w:t>
              </w:r>
            </w:ins>
            <w:ins w:id="31" w:author="龙海森" w:date="2026-05-21T14:49:26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按单位</w:t>
              </w:r>
            </w:ins>
            <w:ins w:id="32" w:author="龙海森" w:date="2026-05-21T14:47:54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 xml:space="preserve"> </w:t>
              </w:r>
            </w:ins>
            <w:ins w:id="33" w:author="龙海森" w:date="2026-05-21T14:47:55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 xml:space="preserve">/ </w:t>
              </w:r>
            </w:ins>
            <w:ins w:id="34" w:author="龙海森" w:date="2026-05-21T14:49:31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按</w:t>
              </w:r>
            </w:ins>
            <w:ins w:id="35" w:author="龙海森" w:date="2026-05-21T14:49:32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人员</w:t>
              </w:r>
            </w:ins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（</w:t>
            </w:r>
            <w:ins w:id="36" w:author="龙海森" w:date="2026-05-21T14:49:07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单选</w:t>
              </w:r>
            </w:ins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）</w:t>
            </w:r>
          </w:p>
        </w:tc>
      </w:tr>
      <w:tr w14:paraId="2C540DA4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A7C37">
            <w:pPr>
              <w:spacing w:after="0" w:line="280" w:lineRule="auto"/>
              <w:jc w:val="left"/>
            </w:pPr>
            <w:ins w:id="37" w:author="龙海森" w:date="2026-05-21T14:55:17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征集</w:t>
              </w:r>
            </w:ins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说明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67A6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富文本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0A81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F8F9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面向项目负责人的填报指引，支持图文</w:t>
            </w:r>
          </w:p>
        </w:tc>
      </w:tr>
      <w:tr w14:paraId="2FB50520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8E39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附件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E690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文件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C076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75EF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支持 pdf/doc/docx/xls/xlsx/zip，单文件 ≤ 50MB，最多 5 个</w:t>
            </w:r>
          </w:p>
        </w:tc>
      </w:tr>
    </w:tbl>
    <w:p w14:paraId="0874BDC6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F1.3 页面字段（通知配置）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900"/>
        <w:gridCol w:w="5060"/>
      </w:tblGrid>
      <w:tr w14:paraId="12398BB0"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8575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2416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226A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6E35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7FE6A3CF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38DB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接收</w:t>
            </w:r>
            <w:ins w:id="38" w:author="龙海森" w:date="2026-05-21T15:00:22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方式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FBFD3">
            <w:pPr>
              <w:spacing w:after="0" w:line="280" w:lineRule="auto"/>
              <w:jc w:val="left"/>
            </w:pPr>
            <w:ins w:id="39" w:author="龙海森" w:date="2026-05-21T15:01:07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单</w:t>
              </w:r>
            </w:ins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选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DA29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6BBF9">
            <w:pPr>
              <w:spacing w:after="0" w:line="280" w:lineRule="auto"/>
              <w:jc w:val="left"/>
              <w:rPr>
                <w:rFonts w:hint="default" w:eastAsia="微软雅黑"/>
                <w:lang w:val="en-US" w:eastAsia="zh-CN"/>
              </w:rPr>
            </w:pPr>
            <w:ins w:id="40" w:author="龙海森" w:date="2026-05-21T14:59:40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自动</w:t>
              </w:r>
            </w:ins>
            <w:ins w:id="41" w:author="龙海森" w:date="2026-05-21T14:59:41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沿用</w:t>
              </w:r>
            </w:ins>
            <w:ins w:id="42" w:author="龙海森" w:date="2026-05-21T14:59:47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征集</w:t>
              </w:r>
            </w:ins>
            <w:ins w:id="43" w:author="龙海森" w:date="2026-05-21T14:59:48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范围</w:t>
              </w:r>
            </w:ins>
            <w:ins w:id="44" w:author="龙海森" w:date="2026-05-21T14:59:53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的</w:t>
              </w:r>
            </w:ins>
            <w:ins w:id="45" w:author="龙海森" w:date="2026-05-21T15:00:04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对象</w:t>
              </w:r>
            </w:ins>
          </w:p>
        </w:tc>
      </w:tr>
      <w:tr w14:paraId="36930F19">
        <w:trPr>
          <w:ins w:id="46" w:author="龙海森" w:date="2026-05-21T15:00:43Z"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28630">
            <w:pPr>
              <w:spacing w:after="0" w:line="280" w:lineRule="auto"/>
              <w:jc w:val="left"/>
              <w:rPr>
                <w:ins w:id="47" w:author="龙海森" w:date="2026-05-21T15:00:43Z"/>
                <w:rFonts w:hint="default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48" w:author="龙海森" w:date="2026-05-21T15:00:45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接受</w:t>
              </w:r>
            </w:ins>
            <w:ins w:id="49" w:author="龙海森" w:date="2026-05-21T15:00:54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角色</w:t>
              </w:r>
            </w:ins>
            <w:ins w:id="50" w:author="龙海森" w:date="2026-05-21T15:00:55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/</w:t>
              </w:r>
            </w:ins>
            <w:ins w:id="51" w:author="龙海森" w:date="2026-05-21T15:00:46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单位</w:t>
              </w:r>
            </w:ins>
            <w:ins w:id="52" w:author="龙海森" w:date="2026-05-21T15:01:00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/</w:t>
              </w:r>
            </w:ins>
            <w:ins w:id="53" w:author="龙海森" w:date="2026-05-21T15:01:01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人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CF1E6">
            <w:pPr>
              <w:spacing w:after="0" w:line="280" w:lineRule="auto"/>
              <w:jc w:val="left"/>
              <w:rPr>
                <w:ins w:id="54" w:author="龙海森" w:date="2026-05-21T15:00:43Z"/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55" w:author="龙海森" w:date="2026-05-21T15:01:04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复选</w:t>
              </w:r>
            </w:ins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9EE02">
            <w:pPr>
              <w:spacing w:after="0" w:line="280" w:lineRule="auto"/>
              <w:jc w:val="left"/>
              <w:rPr>
                <w:ins w:id="56" w:author="龙海森" w:date="2026-05-21T15:00:43Z"/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</w:pPr>
            <w:ins w:id="57" w:author="龙海森" w:date="2026-05-21T15:01:11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t>是</w:t>
              </w:r>
            </w:ins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E95CD">
            <w:pPr>
              <w:spacing w:after="0" w:line="280" w:lineRule="auto"/>
              <w:jc w:val="left"/>
              <w:rPr>
                <w:ins w:id="58" w:author="龙海森" w:date="2026-05-21T15:00:43Z"/>
                <w:rFonts w:hint="default" w:ascii="微软雅黑" w:hAnsi="微软雅黑" w:eastAsia="微软雅黑" w:cs="微软雅黑"/>
                <w:b w:val="0"/>
                <w:bCs w:val="0"/>
                <w:sz w:val="20"/>
                <w:szCs w:val="20"/>
                <w:lang w:val="en-US"/>
              </w:rPr>
            </w:pPr>
            <w:ins w:id="59" w:author="龙海森" w:date="2026-05-21T15:01:13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自动沿用征集范围的对象</w:t>
              </w:r>
            </w:ins>
          </w:p>
        </w:tc>
      </w:tr>
      <w:tr w14:paraId="09FE0B05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7F99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发送渠道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7AAA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复选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A4AD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A2B45">
            <w:pPr>
              <w:spacing w:after="0" w:line="280" w:lineRule="auto"/>
              <w:jc w:val="left"/>
              <w:rPr>
                <w:ins w:id="60" w:author="龙海森" w:date="2026-05-21T14:59:14Z"/>
                <w:rFonts w:hint="eastAsia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默认勾选：</w:t>
            </w:r>
            <w:ins w:id="61" w:author="龙海森" w:date="2026-05-21T14:58:38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一站式</w:t>
              </w:r>
            </w:ins>
            <w:ins w:id="62" w:author="龙海森" w:date="2026-05-21T14:58:40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数智门户</w:t>
              </w:r>
            </w:ins>
            <w:ins w:id="63" w:author="龙海森" w:date="2026-05-21T14:58:54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，</w:t>
              </w:r>
            </w:ins>
            <w:ins w:id="64" w:author="龙海森" w:date="2026-05-21T14:58:59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钉钉</w:t>
              </w:r>
            </w:ins>
          </w:p>
          <w:p w14:paraId="39B516C9">
            <w:pPr>
              <w:spacing w:after="0" w:line="280" w:lineRule="auto"/>
              <w:jc w:val="left"/>
              <w:rPr>
                <w:rFonts w:hint="default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65" w:author="龙海森" w:date="2026-05-21T14:59:15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枚举值</w:t>
              </w:r>
            </w:ins>
            <w:ins w:id="66" w:author="龙海森" w:date="2026-05-21T14:59:17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：</w:t>
              </w:r>
            </w:ins>
            <w:ins w:id="67" w:author="龙海森" w:date="2026-05-21T14:59:20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一站式数智门户</w:t>
              </w:r>
            </w:ins>
            <w:ins w:id="68" w:author="龙海森" w:date="2026-05-21T14:59:27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、</w:t>
              </w:r>
            </w:ins>
            <w:ins w:id="69" w:author="龙海森" w:date="2026-05-21T14:59:20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钉钉</w:t>
              </w:r>
            </w:ins>
            <w:ins w:id="70" w:author="龙海森" w:date="2026-05-21T14:59:22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、</w:t>
              </w:r>
            </w:ins>
            <w:ins w:id="71" w:author="龙海森" w:date="2026-05-21T14:59:24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短信、</w:t>
              </w:r>
            </w:ins>
            <w:ins w:id="72" w:author="龙海森" w:date="2026-05-21T14:59:25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邮件</w:t>
              </w:r>
            </w:ins>
          </w:p>
        </w:tc>
      </w:tr>
      <w:tr w14:paraId="06AA4D79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962C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通知标题模板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3EAF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CB0D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E2C7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默认："【征集通知】{{批次名称}} 信息化项目需求征集开始"</w:t>
            </w:r>
          </w:p>
        </w:tc>
      </w:tr>
      <w:tr w14:paraId="716C9C4D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C67D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通知正文模板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CAAE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富文本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3384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20A4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默认含征集时间、登录地址、联系人；支持变量 {{开始日期}} {{截止日期}}</w:t>
            </w:r>
          </w:p>
        </w:tc>
      </w:tr>
      <w:tr w14:paraId="628E974B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2222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联系人姓名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18FD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0611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379F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默认带出当前管理员姓名，可改</w:t>
            </w:r>
          </w:p>
        </w:tc>
      </w:tr>
      <w:tr w14:paraId="384FE3DC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BBD9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联系电话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13F9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28DB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2F71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与"联系人姓名"配对，校验为 7~13 位</w:t>
            </w:r>
          </w:p>
        </w:tc>
      </w:tr>
    </w:tbl>
    <w:p w14:paraId="6F793BBC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F1.4 页面字段（工作流模板）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900"/>
        <w:gridCol w:w="5060"/>
      </w:tblGrid>
      <w:tr w14:paraId="3E49364E"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6D77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1FAB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4D36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43B8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44D8A4B5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F228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工作流模板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2D40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下拉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0AFB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73F8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默认值："需求征集 · 标准模板"（需求填报→单位排序→单位审批→信办筛选→信办领导审核）</w:t>
            </w:r>
          </w:p>
        </w:tc>
      </w:tr>
      <w:tr w14:paraId="2D30D615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C588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是否启用专家评审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E4E7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布尔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301A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0422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默认 否；开启后允许在阶段三之前/并行发起专家评审任务</w:t>
            </w:r>
          </w:p>
        </w:tc>
      </w:tr>
    </w:tbl>
    <w:p w14:paraId="6AF10DDF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F1.5 校验规则与异常</w:t>
      </w:r>
    </w:p>
    <w:p w14:paraId="1ECF08E8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截止时间 ≤ 开始时间 → 弹出错误提示，提交按钮置灰。</w:t>
      </w:r>
    </w:p>
    <w:p w14:paraId="605F622B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附件超大或类型不符 → 上传时即时阻断，提示具体原因。</w:t>
      </w:r>
    </w:p>
    <w:p w14:paraId="7B383C61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保存草稿失败（网络异常）→ 提示用户并保留本地缓存，恢复后自动重试。</w:t>
      </w:r>
    </w:p>
    <w:p w14:paraId="5040A52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F2 征集方案审批（信办领导审批）</w:t>
      </w:r>
    </w:p>
    <w:p w14:paraId="5AFA93B5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F2.1 操作逻辑</w:t>
      </w:r>
    </w:p>
    <w:p w14:paraId="213F60FE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入口：信办领导工作台首页"待办事项"中"征集方案待审批"</w:t>
      </w:r>
    </w:p>
    <w:p w14:paraId="4915B483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页面分两区：</w:t>
      </w:r>
      <w:ins w:id="73" w:author="龙海森" w:date="2026-05-21T15:14:59Z">
        <w:r>
          <w:rPr>
            <w:rFonts w:hint="eastAsia" w:cs="微软雅黑"/>
            <w:sz w:val="22"/>
            <w:szCs w:val="22"/>
            <w:lang w:val="en-US" w:eastAsia="zh-CN"/>
          </w:rPr>
          <w:t>上面</w:t>
        </w:r>
      </w:ins>
      <w:r>
        <w:rPr>
          <w:rFonts w:ascii="微软雅黑" w:hAnsi="微软雅黑" w:eastAsia="微软雅黑" w:cs="微软雅黑"/>
          <w:sz w:val="22"/>
          <w:szCs w:val="22"/>
        </w:rPr>
        <w:t>只读展示征集方案全部信息，</w:t>
      </w:r>
      <w:ins w:id="74" w:author="龙海森" w:date="2026-05-21T15:15:09Z">
        <w:r>
          <w:rPr>
            <w:rFonts w:hint="eastAsia" w:cs="微软雅黑"/>
            <w:sz w:val="22"/>
            <w:szCs w:val="22"/>
            <w:lang w:val="en-US" w:eastAsia="zh-CN"/>
          </w:rPr>
          <w:t>下面</w:t>
        </w:r>
      </w:ins>
      <w:ins w:id="75" w:author="龙海森" w:date="2026-05-21T15:15:12Z">
        <w:r>
          <w:rPr>
            <w:rFonts w:hint="eastAsia" w:cs="微软雅黑"/>
            <w:sz w:val="22"/>
            <w:szCs w:val="22"/>
            <w:lang w:val="en-US" w:eastAsia="zh-CN"/>
          </w:rPr>
          <w:t>展示</w:t>
        </w:r>
      </w:ins>
      <w:r>
        <w:rPr>
          <w:rFonts w:ascii="微软雅黑" w:hAnsi="微软雅黑" w:eastAsia="微软雅黑" w:cs="微软雅黑"/>
          <w:sz w:val="22"/>
          <w:szCs w:val="22"/>
        </w:rPr>
        <w:t>审批操作</w:t>
      </w:r>
      <w:ins w:id="76" w:author="龙海森" w:date="2026-05-21T15:15:30Z">
        <w:r>
          <w:rPr>
            <w:rFonts w:hint="eastAsia" w:cs="微软雅黑"/>
            <w:sz w:val="22"/>
            <w:szCs w:val="22"/>
            <w:lang w:eastAsia="zh-CN"/>
          </w:rPr>
          <w:t>：</w:t>
        </w:r>
      </w:ins>
      <w:ins w:id="77" w:author="龙海森" w:date="2026-05-21T15:15:32Z">
        <w:r>
          <w:rPr>
            <w:rFonts w:hint="eastAsia" w:cs="微软雅黑"/>
            <w:sz w:val="22"/>
            <w:szCs w:val="22"/>
            <w:lang w:val="en-US" w:eastAsia="zh-CN"/>
          </w:rPr>
          <w:t>通过</w:t>
        </w:r>
      </w:ins>
      <w:ins w:id="78" w:author="龙海森" w:date="2026-05-21T15:15:35Z">
        <w:r>
          <w:rPr>
            <w:rFonts w:hint="eastAsia" w:cs="微软雅黑"/>
            <w:sz w:val="22"/>
            <w:szCs w:val="22"/>
            <w:lang w:val="en-US" w:eastAsia="zh-CN"/>
          </w:rPr>
          <w:t>、</w:t>
        </w:r>
      </w:ins>
      <w:ins w:id="79" w:author="龙海森" w:date="2026-05-21T15:15:36Z">
        <w:r>
          <w:rPr>
            <w:rFonts w:hint="eastAsia" w:cs="微软雅黑"/>
            <w:sz w:val="22"/>
            <w:szCs w:val="22"/>
            <w:lang w:val="en-US" w:eastAsia="zh-CN"/>
          </w:rPr>
          <w:t>驳回</w:t>
        </w:r>
      </w:ins>
      <w:r>
        <w:rPr>
          <w:rFonts w:ascii="微软雅黑" w:hAnsi="微软雅黑" w:eastAsia="微软雅黑" w:cs="微软雅黑"/>
          <w:sz w:val="22"/>
          <w:szCs w:val="22"/>
        </w:rPr>
        <w:t>。</w:t>
      </w:r>
    </w:p>
    <w:p w14:paraId="07C2BA56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操作：信办领导选择"通过"或"驳回"。</w:t>
      </w:r>
    </w:p>
    <w:p w14:paraId="244DA762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通过：状态变为"已发布·征集中"，系统按 F1.3 配置自动下发通知 #1、#2 至单位管理员、单位领导，同时记录操作日志。</w:t>
      </w:r>
    </w:p>
    <w:p w14:paraId="77B077F2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驳回：</w:t>
      </w:r>
      <w:ins w:id="80" w:author="龙海森" w:date="2026-05-21T15:15:47Z">
        <w:r>
          <w:rPr>
            <w:rFonts w:hint="eastAsia" w:cs="微软雅黑"/>
            <w:sz w:val="22"/>
            <w:szCs w:val="22"/>
            <w:lang w:val="en-US" w:eastAsia="zh-CN"/>
          </w:rPr>
          <w:t>弹窗</w:t>
        </w:r>
      </w:ins>
      <w:ins w:id="81" w:author="龙海森" w:date="2026-05-21T15:15:55Z">
        <w:r>
          <w:rPr>
            <w:rFonts w:hint="eastAsia" w:cs="微软雅黑"/>
            <w:sz w:val="22"/>
            <w:szCs w:val="22"/>
            <w:lang w:val="en-US" w:eastAsia="zh-CN"/>
          </w:rPr>
          <w:t>形式，</w:t>
        </w:r>
      </w:ins>
      <w:r>
        <w:rPr>
          <w:rFonts w:ascii="微软雅黑" w:hAnsi="微软雅黑" w:eastAsia="微软雅黑" w:cs="微软雅黑"/>
          <w:sz w:val="22"/>
          <w:szCs w:val="22"/>
        </w:rPr>
        <w:t>必须填写"退回意见"（≥ 10 字），状态变为"已退回"，触发待办回到信办管理员（F1.1）。</w:t>
      </w:r>
    </w:p>
    <w:p w14:paraId="4260002A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一次审批不可撤销；如已发布需修改，须新建批次。</w:t>
      </w:r>
    </w:p>
    <w:p w14:paraId="6AD7646D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F3 征集方案详情 / 统计</w:t>
      </w:r>
    </w:p>
    <w:p w14:paraId="7A0AD192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F3.1 操作逻辑</w:t>
      </w:r>
    </w:p>
    <w:p w14:paraId="4C082FAB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页面采用 Tab 结构：基本信息 / 通知记录 / 工作流配置 / 统计分析。</w:t>
      </w:r>
    </w:p>
    <w:p w14:paraId="6632389B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基本信息：F1 中填写的全部内容。</w:t>
      </w:r>
    </w:p>
    <w:p w14:paraId="44C56843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通知记录：列出所有已发通知（节点 1-1 ~ 1-5 中本批次相关通知），含送达时间、已读状态。</w:t>
      </w:r>
    </w:p>
    <w:p w14:paraId="707B2F7E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工作流配置：以可视化流程图呈现"需求填报→单位排序→单位审批→信办筛选→信办领导审核"</w:t>
      </w:r>
      <w:ins w:id="82" w:author="龙海森" w:date="2026-05-21T15:30:27Z">
        <w:r>
          <w:rPr>
            <w:rFonts w:hint="eastAsia" w:cs="微软雅黑"/>
            <w:sz w:val="22"/>
            <w:szCs w:val="22"/>
            <w:lang w:eastAsia="zh-CN"/>
          </w:rPr>
          <w:t>，</w:t>
        </w:r>
      </w:ins>
      <w:ins w:id="83" w:author="龙海森" w:date="2026-05-21T15:30:28Z">
        <w:r>
          <w:rPr>
            <w:rFonts w:hint="eastAsia" w:cs="微软雅黑"/>
            <w:sz w:val="22"/>
            <w:szCs w:val="22"/>
            <w:lang w:val="en-US" w:eastAsia="zh-CN"/>
          </w:rPr>
          <w:t>一阶段</w:t>
        </w:r>
      </w:ins>
      <w:ins w:id="84" w:author="龙海森" w:date="2026-05-21T15:30:31Z">
        <w:r>
          <w:rPr>
            <w:rFonts w:hint="eastAsia" w:cs="微软雅黑"/>
            <w:sz w:val="22"/>
            <w:szCs w:val="22"/>
            <w:lang w:val="en-US" w:eastAsia="zh-CN"/>
          </w:rPr>
          <w:t>暂不支持</w:t>
        </w:r>
      </w:ins>
      <w:ins w:id="85" w:author="龙海森" w:date="2026-05-21T15:30:32Z">
        <w:r>
          <w:rPr>
            <w:rFonts w:hint="eastAsia" w:cs="微软雅黑"/>
            <w:sz w:val="22"/>
            <w:szCs w:val="22"/>
            <w:lang w:val="en-US" w:eastAsia="zh-CN"/>
          </w:rPr>
          <w:t>修改</w:t>
        </w:r>
      </w:ins>
      <w:ins w:id="86" w:author="龙海森" w:date="2026-05-21T15:30:34Z">
        <w:r>
          <w:rPr>
            <w:rFonts w:hint="eastAsia" w:cs="微软雅黑"/>
            <w:sz w:val="22"/>
            <w:szCs w:val="22"/>
            <w:lang w:val="en-US" w:eastAsia="zh-CN"/>
          </w:rPr>
          <w:t>调整</w:t>
        </w:r>
      </w:ins>
      <w:r>
        <w:rPr>
          <w:rFonts w:ascii="微软雅黑" w:hAnsi="微软雅黑" w:eastAsia="微软雅黑" w:cs="微软雅黑"/>
          <w:sz w:val="22"/>
          <w:szCs w:val="22"/>
        </w:rPr>
        <w:t>。</w:t>
      </w:r>
    </w:p>
    <w:p w14:paraId="71AA1ABA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统计分析：核心指标看板。</w:t>
      </w:r>
    </w:p>
    <w:p w14:paraId="70E2660A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F3.2 统计字段说明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900"/>
        <w:gridCol w:w="5060"/>
      </w:tblGrid>
      <w:tr w14:paraId="6A70F48C"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9929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BF1D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7DA7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A2F0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51392AEB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EFE5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已提交单位数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AA79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数字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60F3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7DC7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至少有 1 份需求处于"已推送信息办"状态的单位数 / 应提交单位总数</w:t>
            </w:r>
          </w:p>
        </w:tc>
      </w:tr>
      <w:tr w14:paraId="4CB838CC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111B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总需求数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A510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数字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224D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90E5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本批次内所有需求申请表的累计数量（含进行中）</w:t>
            </w:r>
          </w:p>
        </w:tc>
      </w:tr>
      <w:tr w14:paraId="01D7B6BE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ED5E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总申报预算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EC6B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金额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0582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BE8E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所有已提交需求预算金额之和（单位：万元）</w:t>
            </w:r>
          </w:p>
        </w:tc>
      </w:tr>
      <w:tr w14:paraId="3BE9D581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1F8F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分派数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A7F0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数字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6D78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F45E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各单位管理员已指派的项目负责人累计人数</w:t>
            </w:r>
          </w:p>
        </w:tc>
      </w:tr>
      <w:tr w14:paraId="28678F44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F416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单位提交进度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297C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表格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8946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28E6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按单位维度：单位名称 / 已指派人数 / 已提交需求数 / 已审批通过数 / 已推送信息办数 / 状态</w:t>
            </w:r>
          </w:p>
        </w:tc>
      </w:tr>
      <w:tr w14:paraId="50F96622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BAEF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超期单位提醒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816B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列表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D1A9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E0CF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到达填报截止前 24 小时仍未提交的单位高亮显示</w:t>
            </w:r>
          </w:p>
        </w:tc>
      </w:tr>
    </w:tbl>
    <w:p w14:paraId="47920180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F4 需求分派（单位管理员指派项目负责人）</w:t>
      </w:r>
    </w:p>
    <w:p w14:paraId="70FE8358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F4.1 操作逻辑</w:t>
      </w:r>
    </w:p>
    <w:p w14:paraId="7BFA9ABB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入口：单位管理员收到"征集通知"后，从工作台</w:t>
      </w:r>
      <w:ins w:id="87" w:author="龙海森" w:date="2026-05-21T16:03:12Z">
        <w:r>
          <w:rPr>
            <w:rFonts w:hint="eastAsia" w:cs="微软雅黑"/>
            <w:sz w:val="22"/>
            <w:szCs w:val="22"/>
            <w:lang w:val="en-US" w:eastAsia="zh-CN"/>
          </w:rPr>
          <w:t>通知</w:t>
        </w:r>
      </w:ins>
      <w:r>
        <w:rPr>
          <w:rFonts w:ascii="微软雅黑" w:hAnsi="微软雅黑" w:eastAsia="微软雅黑" w:cs="微软雅黑"/>
          <w:sz w:val="22"/>
          <w:szCs w:val="22"/>
        </w:rPr>
        <w:t>或</w:t>
      </w:r>
      <w:ins w:id="88" w:author="龙海森" w:date="2026-05-21T16:03:17Z">
        <w:r>
          <w:rPr>
            <w:rFonts w:hint="eastAsia" w:cs="微软雅黑"/>
            <w:sz w:val="22"/>
            <w:szCs w:val="22"/>
            <w:lang w:val="en-US" w:eastAsia="zh-CN"/>
          </w:rPr>
          <w:t>需求</w:t>
        </w:r>
      </w:ins>
      <w:ins w:id="89" w:author="龙海森" w:date="2026-05-21T16:03:18Z">
        <w:r>
          <w:rPr>
            <w:rFonts w:hint="eastAsia" w:cs="微软雅黑"/>
            <w:sz w:val="22"/>
            <w:szCs w:val="22"/>
            <w:lang w:val="en-US" w:eastAsia="zh-CN"/>
          </w:rPr>
          <w:t>征集</w:t>
        </w:r>
      </w:ins>
      <w:ins w:id="90" w:author="龙海森" w:date="2026-05-21T16:03:24Z">
        <w:r>
          <w:rPr>
            <w:rFonts w:hint="eastAsia" w:cs="微软雅黑"/>
            <w:sz w:val="22"/>
            <w:szCs w:val="22"/>
            <w:lang w:val="en-US" w:eastAsia="zh-CN"/>
          </w:rPr>
          <w:t>列表</w:t>
        </w:r>
      </w:ins>
      <w:r>
        <w:rPr>
          <w:rFonts w:ascii="微软雅黑" w:hAnsi="微软雅黑" w:eastAsia="微软雅黑" w:cs="微软雅黑"/>
          <w:sz w:val="22"/>
          <w:szCs w:val="22"/>
        </w:rPr>
        <w:t>进入"需求分派"页面。</w:t>
      </w:r>
    </w:p>
    <w:p w14:paraId="557C9418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指派方式：从本单位用户列表中选择一人或多人作为项目负责人。</w:t>
      </w:r>
    </w:p>
    <w:p w14:paraId="32256C9B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授权有效期：自指派起至征集截止日；超出有效期项目负责人不能再提交新需求，但可继续修改已存在的草稿。</w:t>
      </w:r>
    </w:p>
    <w:p w14:paraId="39BB899D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一人多需求：同一项目负责人可在本批次内提交多份需求申请表（BR-02）。</w:t>
      </w:r>
    </w:p>
    <w:p w14:paraId="75DB276E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指派完成后系统向被指派人发送待办通知 #3（站内信 + 钉钉）。</w:t>
      </w:r>
    </w:p>
    <w:p w14:paraId="06392439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F4.2 页面字段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900"/>
        <w:gridCol w:w="5060"/>
      </w:tblGrid>
      <w:tr w14:paraId="5CC9CDCA"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2CCA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0CB8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9EBC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2189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1BD00EB8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AE38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5DE7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人员选择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FD45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29CF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从本单位用户中选择，可多选；支持搜索姓名/工号</w:t>
            </w:r>
          </w:p>
        </w:tc>
      </w:tr>
      <w:tr w14:paraId="4943826D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A27F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授权有效期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4105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日期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EDBA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5959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默认等于征集截止日；不可晚于征集截止日</w:t>
            </w:r>
          </w:p>
        </w:tc>
      </w:tr>
    </w:tbl>
    <w:p w14:paraId="34A19657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F5 填报需求申请表</w:t>
      </w:r>
    </w:p>
    <w:p w14:paraId="6C872DB1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F5.1 操作逻辑</w:t>
      </w:r>
    </w:p>
    <w:p w14:paraId="334EB971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入口：项目负责人收到"待办"通知后，从工作台、通知详情或"需求管理 → 我的需求 → + 新建需求"</w:t>
      </w:r>
      <w:ins w:id="91" w:author="龙海森" w:date="2026-05-21T16:31:09Z">
        <w:r>
          <w:rPr>
            <w:rFonts w:hint="eastAsia" w:cs="微软雅黑"/>
            <w:sz w:val="22"/>
            <w:szCs w:val="22"/>
            <w:lang w:val="en-US" w:eastAsia="zh-CN"/>
          </w:rPr>
          <w:t>或</w:t>
        </w:r>
      </w:ins>
      <w:ins w:id="92" w:author="龙海森" w:date="2026-05-21T16:31:11Z">
        <w:r>
          <w:rPr>
            <w:rFonts w:hint="eastAsia" w:cs="微软雅黑"/>
            <w:sz w:val="22"/>
            <w:szCs w:val="22"/>
            <w:lang w:val="en-US" w:eastAsia="zh-CN"/>
          </w:rPr>
          <w:t>“</w:t>
        </w:r>
      </w:ins>
      <w:ins w:id="93" w:author="龙海森" w:date="2026-05-21T16:31:12Z">
        <w:r>
          <w:rPr>
            <w:rFonts w:hint="eastAsia" w:cs="微软雅黑"/>
            <w:sz w:val="22"/>
            <w:szCs w:val="22"/>
            <w:lang w:val="en-US" w:eastAsia="zh-CN"/>
          </w:rPr>
          <w:t>需求征集</w:t>
        </w:r>
      </w:ins>
      <w:ins w:id="94" w:author="龙海森" w:date="2026-05-21T16:31:24Z">
        <w:r>
          <w:rPr>
            <w:rFonts w:ascii="微软雅黑" w:hAnsi="微软雅黑" w:eastAsia="微软雅黑" w:cs="微软雅黑"/>
            <w:sz w:val="22"/>
            <w:szCs w:val="22"/>
          </w:rPr>
          <w:t xml:space="preserve"> → </w:t>
        </w:r>
      </w:ins>
      <w:ins w:id="95" w:author="龙海森" w:date="2026-05-21T16:31:28Z">
        <w:r>
          <w:rPr>
            <w:rFonts w:hint="eastAsia" w:cs="微软雅黑"/>
            <w:sz w:val="22"/>
            <w:szCs w:val="22"/>
            <w:lang w:val="en-US" w:eastAsia="zh-CN"/>
          </w:rPr>
          <w:t>需求</w:t>
        </w:r>
      </w:ins>
      <w:ins w:id="96" w:author="龙海森" w:date="2026-05-21T16:31:29Z">
        <w:r>
          <w:rPr>
            <w:rFonts w:hint="eastAsia" w:cs="微软雅黑"/>
            <w:sz w:val="22"/>
            <w:szCs w:val="22"/>
            <w:lang w:val="en-US" w:eastAsia="zh-CN"/>
          </w:rPr>
          <w:t>填报</w:t>
        </w:r>
      </w:ins>
      <w:ins w:id="97" w:author="龙海森" w:date="2026-05-21T16:31:11Z">
        <w:r>
          <w:rPr>
            <w:rFonts w:hint="eastAsia" w:cs="微软雅黑"/>
            <w:sz w:val="22"/>
            <w:szCs w:val="22"/>
            <w:lang w:val="en-US" w:eastAsia="zh-CN"/>
          </w:rPr>
          <w:t>”</w:t>
        </w:r>
      </w:ins>
      <w:r>
        <w:rPr>
          <w:rFonts w:ascii="微软雅黑" w:hAnsi="微软雅黑" w:eastAsia="微软雅黑" w:cs="微软雅黑"/>
          <w:sz w:val="22"/>
          <w:szCs w:val="22"/>
        </w:rPr>
        <w:t>进入。</w:t>
      </w:r>
    </w:p>
    <w:p w14:paraId="37CC592D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草稿自动保存：每个字段自动保存；离开页面可恢复。</w:t>
      </w:r>
    </w:p>
    <w:p w14:paraId="38C8F9BF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标签选择：必填标签（如"教学/科研/管理/服务"），系统从标签库中调取，支持多选。</w:t>
      </w:r>
    </w:p>
    <w:p w14:paraId="3FD6BC23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提交：点击"提交"后状态变为"已提交·待排序"，系统通知本单位管理员（通知 #4）。</w:t>
      </w:r>
    </w:p>
    <w:p w14:paraId="662BE1E3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退回修改：被单位领导驳回后，需求回到本页面，回显原数据 + 红色高亮显示驳回意见。</w:t>
      </w:r>
    </w:p>
    <w:p w14:paraId="2C993F9E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一人多份：项目负责人可同时存在多个草稿与已提交需求，列表区分状态。</w:t>
      </w:r>
    </w:p>
    <w:p w14:paraId="77945798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F5.2 页面字段（基本信息）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900"/>
        <w:gridCol w:w="5060"/>
      </w:tblGrid>
      <w:tr w14:paraId="743D3363"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CBAD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1149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4CD0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9895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585AEE22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BA01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项目名称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CFB8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64CE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4FFC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长度 8~80 字，建议格式："xx 系统 / xx 平台建设项目"</w:t>
            </w:r>
          </w:p>
        </w:tc>
      </w:tr>
      <w:tr w14:paraId="054E9775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02A5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摘要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D75F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C099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26B4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260409 会议新增；50~200 字，审批页面同步展示，便于快速预览</w:t>
            </w:r>
          </w:p>
        </w:tc>
      </w:tr>
      <w:tr w14:paraId="43504AE2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D005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项目类型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503C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多选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37DF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9F7B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基础设施 / 硬件设备 / 信息系统 / 运维服务 / 数字资源</w:t>
            </w:r>
          </w:p>
        </w:tc>
      </w:tr>
      <w:tr w14:paraId="6BFE96ED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22D4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标签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2453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多选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42E8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6076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从系统标签库中选择，至少 1 个；260409 会议新增</w:t>
            </w:r>
          </w:p>
        </w:tc>
      </w:tr>
      <w:tr w14:paraId="1B2F0472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52EB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项目用户单位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6859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3643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9034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系统自动带出当前用户所属单位</w:t>
            </w:r>
          </w:p>
        </w:tc>
      </w:tr>
      <w:tr w14:paraId="3864C5F8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97E3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项目申请单位负责人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21A7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人员选择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C371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DC6A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默认本单位领导；可改</w:t>
            </w:r>
          </w:p>
        </w:tc>
      </w:tr>
      <w:tr w14:paraId="11A64B94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40FA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负责人联系方式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190C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04E6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3B52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联系人手机号 / 办公电话；7~13 位数字</w:t>
            </w:r>
          </w:p>
        </w:tc>
      </w:tr>
      <w:tr w14:paraId="44728B6A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12EB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项目申请单位联系人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64DC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人员选择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5040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ABA3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默认本人，可改</w:t>
            </w:r>
          </w:p>
        </w:tc>
      </w:tr>
      <w:tr w14:paraId="256DB0CF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560B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联系人联系方式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88B7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C041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B83D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同上格式</w:t>
            </w:r>
          </w:p>
        </w:tc>
      </w:tr>
      <w:tr w14:paraId="47A114C1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CEBF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申请日期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7CCC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日期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2C47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6A5C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默认当日，可改</w:t>
            </w:r>
          </w:p>
        </w:tc>
      </w:tr>
      <w:tr w14:paraId="53BE4D08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2F82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预估预算（万元）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29BB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数字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FFFE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577F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&gt; 0；精度 2 位小数；超过 5 万自动标记"非免论证"提示</w:t>
            </w:r>
          </w:p>
        </w:tc>
      </w:tr>
      <w:tr w14:paraId="3CA055C7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A52F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资金来源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A452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单选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4D93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2D68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科研经费 / 单位自筹 / 校统筹经费</w:t>
            </w:r>
          </w:p>
        </w:tc>
      </w:tr>
      <w:tr w14:paraId="4247FACB">
        <w:trPr>
          <w:ins w:id="98" w:author="龙海森" w:date="2026-05-21T16:45:30Z"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FFB9B">
            <w:pPr>
              <w:spacing w:after="0" w:line="280" w:lineRule="auto"/>
              <w:jc w:val="left"/>
              <w:rPr>
                <w:ins w:id="99" w:author="龙海森" w:date="2026-05-21T16:45:30Z"/>
                <w:rFonts w:hint="default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00" w:author="龙海森" w:date="2026-05-21T16:45:32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所属</w:t>
              </w:r>
            </w:ins>
            <w:ins w:id="101" w:author="龙海森" w:date="2026-05-21T16:45:33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征集</w:t>
              </w:r>
            </w:ins>
            <w:ins w:id="102" w:author="龙海森" w:date="2026-05-21T16:45:34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计划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943EE">
            <w:pPr>
              <w:spacing w:after="0" w:line="280" w:lineRule="auto"/>
              <w:jc w:val="left"/>
              <w:rPr>
                <w:ins w:id="103" w:author="龙海森" w:date="2026-05-21T16:45:30Z"/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04" w:author="龙海森" w:date="2026-05-21T16:45:39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单选</w:t>
              </w:r>
            </w:ins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D9882">
            <w:pPr>
              <w:spacing w:after="0" w:line="280" w:lineRule="auto"/>
              <w:jc w:val="left"/>
              <w:rPr>
                <w:ins w:id="105" w:author="龙海森" w:date="2026-05-21T16:45:30Z"/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06" w:author="龙海森" w:date="2026-05-21T16:45:40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是</w:t>
              </w:r>
            </w:ins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7C3F9">
            <w:pPr>
              <w:spacing w:after="0" w:line="280" w:lineRule="auto"/>
              <w:jc w:val="left"/>
              <w:rPr>
                <w:ins w:id="107" w:author="龙海森" w:date="2026-05-21T16:45:30Z"/>
                <w:rFonts w:hint="default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08" w:author="龙海森" w:date="2026-05-21T16:45:42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从</w:t>
              </w:r>
            </w:ins>
            <w:ins w:id="109" w:author="龙海森" w:date="2026-05-21T16:45:45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已发布的</w:t>
              </w:r>
            </w:ins>
            <w:ins w:id="110" w:author="龙海森" w:date="2026-05-21T16:45:50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计划中</w:t>
              </w:r>
            </w:ins>
            <w:ins w:id="111" w:author="龙海森" w:date="2026-05-21T16:45:51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选择</w:t>
              </w:r>
            </w:ins>
            <w:ins w:id="112" w:author="龙海森" w:date="2026-05-21T16:45:58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（</w:t>
              </w:r>
            </w:ins>
            <w:ins w:id="113" w:author="龙海森" w:date="2026-05-21T16:46:11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仅</w:t>
              </w:r>
            </w:ins>
            <w:ins w:id="114" w:author="龙海森" w:date="2026-05-21T16:46:12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显示</w:t>
              </w:r>
            </w:ins>
            <w:ins w:id="115" w:author="龙海森" w:date="2026-05-21T16:46:13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有效</w:t>
              </w:r>
            </w:ins>
            <w:ins w:id="116" w:author="龙海森" w:date="2026-05-21T16:46:14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的</w:t>
              </w:r>
            </w:ins>
            <w:ins w:id="117" w:author="龙海森" w:date="2026-05-21T16:46:15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计划</w:t>
              </w:r>
            </w:ins>
            <w:ins w:id="118" w:author="龙海森" w:date="2026-05-21T16:45:58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）</w:t>
              </w:r>
            </w:ins>
          </w:p>
        </w:tc>
      </w:tr>
    </w:tbl>
    <w:p w14:paraId="03870383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F5.3 页面字段（业务背景）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900"/>
        <w:gridCol w:w="5060"/>
      </w:tblGrid>
      <w:tr w14:paraId="281C14E3"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15FF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C532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8B30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0A09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2DBAE593">
        <w:trPr>
          <w:del w:id="119" w:author="龙海森" w:date="2026-05-21T16:48:55Z"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59166">
            <w:pPr>
              <w:spacing w:after="0" w:line="280" w:lineRule="auto"/>
              <w:jc w:val="left"/>
              <w:rPr>
                <w:del w:id="120" w:author="龙海森" w:date="2026-05-21T16:48:55Z"/>
              </w:rPr>
            </w:pPr>
            <w:del w:id="121" w:author="龙海森" w:date="2026-05-21T16:48:55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delText>项目概述及建设需求简介</w:delText>
              </w:r>
            </w:del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07D62">
            <w:pPr>
              <w:spacing w:after="0" w:line="280" w:lineRule="auto"/>
              <w:jc w:val="left"/>
              <w:rPr>
                <w:del w:id="122" w:author="龙海森" w:date="2026-05-21T16:48:55Z"/>
              </w:rPr>
            </w:pPr>
            <w:del w:id="123" w:author="龙海森" w:date="2026-05-21T16:48:55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delText>富文本</w:delText>
              </w:r>
            </w:del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E9758">
            <w:pPr>
              <w:spacing w:after="0" w:line="280" w:lineRule="auto"/>
              <w:jc w:val="left"/>
              <w:rPr>
                <w:del w:id="124" w:author="龙海森" w:date="2026-05-21T16:48:55Z"/>
              </w:rPr>
            </w:pPr>
            <w:del w:id="125" w:author="龙海森" w:date="2026-05-21T16:48:55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delText>是</w:delText>
              </w:r>
            </w:del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44626">
            <w:pPr>
              <w:spacing w:after="0" w:line="280" w:lineRule="auto"/>
              <w:jc w:val="left"/>
              <w:rPr>
                <w:del w:id="126" w:author="龙海森" w:date="2026-05-21T16:48:55Z"/>
              </w:rPr>
            </w:pPr>
            <w:del w:id="127" w:author="龙海森" w:date="2026-05-21T16:48:55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delText>≥ 200 字；可附图；过长可附件形式补充</w:delText>
              </w:r>
            </w:del>
          </w:p>
        </w:tc>
      </w:tr>
      <w:tr w14:paraId="516CDFFE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85128">
            <w:pPr>
              <w:spacing w:after="0" w:line="280" w:lineRule="auto"/>
              <w:jc w:val="left"/>
            </w:pPr>
            <w:ins w:id="128" w:author="龙海森" w:date="2026-05-21T16:47:58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需求</w:t>
              </w:r>
            </w:ins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背景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FD19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富文本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E0F8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625A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说明业务痛点、政策依据</w:t>
            </w:r>
          </w:p>
        </w:tc>
      </w:tr>
      <w:tr w14:paraId="7E341646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5ED16">
            <w:pPr>
              <w:spacing w:after="0" w:line="280" w:lineRule="auto"/>
              <w:jc w:val="left"/>
            </w:pPr>
            <w:del w:id="129" w:author="龙海森" w:date="2026-05-21T16:48:05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delText>预期</w:delText>
              </w:r>
            </w:del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建设目标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83EA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富文本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7980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6381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可分点描述，建议 ≤ 5 点</w:t>
            </w:r>
          </w:p>
        </w:tc>
      </w:tr>
      <w:tr w14:paraId="5C563459">
        <w:trPr>
          <w:ins w:id="130" w:author="龙海森" w:date="2026-05-21T16:48:29Z"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9CDDB">
            <w:pPr>
              <w:spacing w:after="0" w:line="280" w:lineRule="auto"/>
              <w:jc w:val="left"/>
              <w:rPr>
                <w:ins w:id="131" w:author="龙海森" w:date="2026-05-21T16:48:29Z"/>
                <w:rFonts w:hint="default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32" w:author="龙海森" w:date="2026-05-21T16:48:30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主要</w:t>
              </w:r>
            </w:ins>
            <w:ins w:id="133" w:author="龙海森" w:date="2026-05-21T16:48:33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建设</w:t>
              </w:r>
            </w:ins>
            <w:ins w:id="134" w:author="龙海森" w:date="2026-05-21T16:48:34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内容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87FE4D1">
            <w:pPr>
              <w:spacing w:after="0" w:line="280" w:lineRule="auto"/>
              <w:jc w:val="left"/>
              <w:rPr>
                <w:ins w:id="135" w:author="龙海森" w:date="2026-05-21T16:48:29Z"/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36" w:author="龙海森" w:date="2026-05-21T16:48:42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富文本</w:t>
              </w:r>
            </w:ins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24B6763">
            <w:pPr>
              <w:spacing w:after="0" w:line="280" w:lineRule="auto"/>
              <w:jc w:val="left"/>
              <w:rPr>
                <w:ins w:id="137" w:author="龙海森" w:date="2026-05-21T16:48:29Z"/>
                <w:rFonts w:hint="default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38" w:author="龙海森" w:date="2026-05-21T16:48:45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否</w:t>
              </w:r>
            </w:ins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56ADC">
            <w:pPr>
              <w:spacing w:after="0" w:line="280" w:lineRule="auto"/>
              <w:jc w:val="left"/>
              <w:rPr>
                <w:ins w:id="139" w:author="龙海森" w:date="2026-05-21T16:48:29Z"/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</w:pPr>
          </w:p>
        </w:tc>
      </w:tr>
      <w:tr w14:paraId="01A651E9">
        <w:trPr>
          <w:ins w:id="140" w:author="龙海森" w:date="2026-05-21T16:47:22Z"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F9F2F">
            <w:pPr>
              <w:spacing w:after="0" w:line="280" w:lineRule="auto"/>
              <w:jc w:val="left"/>
              <w:rPr>
                <w:ins w:id="141" w:author="龙海森" w:date="2026-05-21T16:47:22Z"/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42" w:author="龙海森" w:date="2026-05-21T16:47:23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摘要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507CB">
            <w:pPr>
              <w:spacing w:after="0" w:line="280" w:lineRule="auto"/>
              <w:jc w:val="left"/>
              <w:rPr>
                <w:ins w:id="143" w:author="龙海森" w:date="2026-05-21T16:47:22Z"/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44" w:author="龙海森" w:date="2026-05-21T16:47:25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富文本</w:t>
              </w:r>
            </w:ins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955FF">
            <w:pPr>
              <w:spacing w:after="0" w:line="280" w:lineRule="auto"/>
              <w:jc w:val="left"/>
              <w:rPr>
                <w:ins w:id="145" w:author="龙海森" w:date="2026-05-21T16:47:22Z"/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46" w:author="龙海森" w:date="2026-05-21T16:47:43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是</w:t>
              </w:r>
            </w:ins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16956">
            <w:pPr>
              <w:spacing w:after="0" w:line="280" w:lineRule="auto"/>
              <w:jc w:val="left"/>
              <w:rPr>
                <w:ins w:id="147" w:author="龙海森" w:date="2026-05-21T16:47:22Z"/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</w:pPr>
          </w:p>
        </w:tc>
      </w:tr>
      <w:tr w14:paraId="764B0814">
        <w:trPr>
          <w:ins w:id="148" w:author="龙海森" w:date="2026-05-21T16:48:57Z"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6A967">
            <w:pPr>
              <w:spacing w:after="0" w:line="280" w:lineRule="auto"/>
              <w:jc w:val="left"/>
              <w:rPr>
                <w:ins w:id="149" w:author="龙海森" w:date="2026-05-21T16:48:57Z"/>
                <w:rFonts w:hint="default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50" w:author="龙海森" w:date="2026-05-21T16:48:59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优先级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424E5">
            <w:pPr>
              <w:spacing w:after="0" w:line="280" w:lineRule="auto"/>
              <w:jc w:val="left"/>
              <w:rPr>
                <w:ins w:id="151" w:author="龙海森" w:date="2026-05-21T16:48:57Z"/>
                <w:rFonts w:hint="default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52" w:author="龙海森" w:date="2026-05-21T16:49:01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单选</w:t>
              </w:r>
            </w:ins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578E0">
            <w:pPr>
              <w:spacing w:after="0" w:line="280" w:lineRule="auto"/>
              <w:jc w:val="left"/>
              <w:rPr>
                <w:ins w:id="153" w:author="龙海森" w:date="2026-05-21T16:48:57Z"/>
                <w:rFonts w:hint="default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54" w:author="龙海森" w:date="2026-05-21T16:49:04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是</w:t>
              </w:r>
            </w:ins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12E66">
            <w:pPr>
              <w:spacing w:after="0" w:line="280" w:lineRule="auto"/>
              <w:jc w:val="left"/>
              <w:rPr>
                <w:ins w:id="155" w:author="龙海森" w:date="2026-05-21T16:48:57Z"/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</w:pPr>
          </w:p>
        </w:tc>
      </w:tr>
      <w:tr w14:paraId="2847B31C">
        <w:trPr>
          <w:ins w:id="156" w:author="龙海森" w:date="2026-05-21T16:50:49Z"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FDF27">
            <w:pPr>
              <w:spacing w:after="0" w:line="280" w:lineRule="auto"/>
              <w:jc w:val="left"/>
              <w:rPr>
                <w:ins w:id="157" w:author="龙海森" w:date="2026-05-21T16:50:49Z"/>
                <w:rFonts w:hint="default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58" w:author="龙海森" w:date="2026-05-21T16:50:52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标签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357E8">
            <w:pPr>
              <w:spacing w:after="0" w:line="280" w:lineRule="auto"/>
              <w:jc w:val="left"/>
              <w:rPr>
                <w:ins w:id="159" w:author="龙海森" w:date="2026-05-21T16:50:49Z"/>
                <w:rFonts w:hint="default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60" w:author="龙海森" w:date="2026-05-21T16:50:55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复选</w:t>
              </w:r>
            </w:ins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98F70">
            <w:pPr>
              <w:spacing w:after="0" w:line="280" w:lineRule="auto"/>
              <w:jc w:val="left"/>
              <w:rPr>
                <w:ins w:id="161" w:author="龙海森" w:date="2026-05-21T16:50:49Z"/>
                <w:rFonts w:hint="default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62" w:author="龙海森" w:date="2026-05-21T16:50:58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否</w:t>
              </w:r>
            </w:ins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3B06F">
            <w:pPr>
              <w:spacing w:after="0" w:line="280" w:lineRule="auto"/>
              <w:jc w:val="left"/>
              <w:rPr>
                <w:ins w:id="163" w:author="龙海森" w:date="2026-05-21T16:50:49Z"/>
                <w:rFonts w:hint="default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64" w:author="龙海森" w:date="2026-05-21T16:51:04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根据</w:t>
              </w:r>
            </w:ins>
            <w:ins w:id="165" w:author="龙海森" w:date="2026-05-21T16:51:05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标签库</w:t>
              </w:r>
            </w:ins>
            <w:ins w:id="166" w:author="龙海森" w:date="2026-05-21T16:51:06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配置</w:t>
              </w:r>
            </w:ins>
            <w:ins w:id="167" w:author="龙海森" w:date="2026-05-21T16:51:07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信息</w:t>
              </w:r>
            </w:ins>
            <w:ins w:id="168" w:author="龙海森" w:date="2026-05-21T16:51:08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展示</w:t>
              </w:r>
            </w:ins>
          </w:p>
        </w:tc>
      </w:tr>
      <w:tr w14:paraId="35A91CF8">
        <w:trPr>
          <w:ins w:id="169" w:author="龙海森" w:date="2026-05-21T16:51:13Z"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24FE2">
            <w:pPr>
              <w:spacing w:after="0" w:line="280" w:lineRule="auto"/>
              <w:jc w:val="left"/>
              <w:rPr>
                <w:ins w:id="170" w:author="龙海森" w:date="2026-05-21T16:51:13Z"/>
                <w:rFonts w:hint="default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71" w:author="龙海森" w:date="2026-05-21T16:51:14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备注</w:t>
              </w:r>
            </w:ins>
            <w:ins w:id="172" w:author="龙海森" w:date="2026-05-21T16:51:15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说明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02439A7">
            <w:pPr>
              <w:spacing w:after="0" w:line="280" w:lineRule="auto"/>
              <w:jc w:val="left"/>
              <w:rPr>
                <w:ins w:id="173" w:author="龙海森" w:date="2026-05-21T16:51:13Z"/>
                <w:rFonts w:hint="default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74" w:author="龙海森" w:date="2026-05-21T16:51:27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富文本</w:t>
              </w:r>
            </w:ins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CA85D92">
            <w:pPr>
              <w:spacing w:after="0" w:line="280" w:lineRule="auto"/>
              <w:jc w:val="left"/>
              <w:rPr>
                <w:ins w:id="175" w:author="龙海森" w:date="2026-05-21T16:51:13Z"/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</w:pPr>
            <w:ins w:id="176" w:author="龙海森" w:date="2026-05-21T16:51:27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是</w:t>
              </w:r>
            </w:ins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1233D">
            <w:pPr>
              <w:spacing w:after="0" w:line="280" w:lineRule="auto"/>
              <w:jc w:val="left"/>
              <w:rPr>
                <w:ins w:id="177" w:author="龙海森" w:date="2026-05-21T16:51:13Z"/>
                <w:rFonts w:hint="eastAsia" w:cs="微软雅黑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</w:tbl>
    <w:p w14:paraId="57688482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F5.5 页面字段（附件与提交）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900"/>
        <w:gridCol w:w="5060"/>
      </w:tblGrid>
      <w:tr w14:paraId="32E426D7"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86A7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FAF4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C342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AAA7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15F781BF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6FE3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附件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134E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文件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6822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9C08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支持 pdf/doc/docx/xls/xlsx/png/jpg/zip，单文件 ≤ 50MB，最多 10 个</w:t>
            </w:r>
          </w:p>
        </w:tc>
      </w:tr>
      <w:tr w14:paraId="15BF9D37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0178D">
            <w:pPr>
              <w:spacing w:after="0" w:line="280" w:lineRule="auto"/>
              <w:jc w:val="left"/>
              <w:rPr>
                <w:rFonts w:hint="default" w:eastAsia="微软雅黑"/>
                <w:lang w:val="en-US" w:eastAsia="zh-CN"/>
              </w:rPr>
            </w:pPr>
            <w:ins w:id="178" w:author="龙海森" w:date="2026-05-21T16:51:44Z">
              <w:r>
                <w:rPr>
                  <w:rFonts w:hint="eastAsia"/>
                  <w:lang w:val="en-US" w:eastAsia="zh-CN"/>
                </w:rPr>
                <w:t>保存</w:t>
              </w:r>
            </w:ins>
            <w:ins w:id="179" w:author="龙海森" w:date="2026-05-21T16:51:45Z">
              <w:r>
                <w:rPr>
                  <w:rFonts w:hint="eastAsia"/>
                  <w:lang w:val="en-US" w:eastAsia="zh-CN"/>
                </w:rPr>
                <w:t>草稿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C406F">
            <w:pPr>
              <w:spacing w:after="0" w:line="280" w:lineRule="auto"/>
              <w:jc w:val="left"/>
              <w:rPr>
                <w:rFonts w:hint="eastAsia" w:eastAsia="微软雅黑"/>
                <w:lang w:val="en-US" w:eastAsia="zh-CN"/>
              </w:rPr>
            </w:pPr>
            <w:ins w:id="180" w:author="龙海森" w:date="2026-05-21T16:52:03Z">
              <w:r>
                <w:rPr>
                  <w:rFonts w:hint="eastAsia"/>
                  <w:lang w:val="en-US" w:eastAsia="zh-CN"/>
                </w:rPr>
                <w:t>按钮</w:t>
              </w:r>
            </w:ins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84E16">
            <w:pPr>
              <w:spacing w:after="0" w:line="280" w:lineRule="auto"/>
              <w:jc w:val="left"/>
              <w:rPr>
                <w:rFonts w:hint="eastAsia" w:eastAsia="微软雅黑"/>
                <w:lang w:val="en-US" w:eastAsia="zh-CN"/>
              </w:rPr>
            </w:pPr>
            <w:ins w:id="181" w:author="龙海森" w:date="2026-05-21T16:52:06Z">
              <w:r>
                <w:rPr>
                  <w:rFonts w:hint="eastAsia"/>
                  <w:lang w:val="en-US" w:eastAsia="zh-CN"/>
                </w:rPr>
                <w:t>-</w:t>
              </w:r>
            </w:ins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33334">
            <w:pPr>
              <w:spacing w:after="0" w:line="280" w:lineRule="auto"/>
              <w:jc w:val="left"/>
              <w:rPr>
                <w:rFonts w:hint="default" w:eastAsia="微软雅黑"/>
                <w:lang w:val="en-US" w:eastAsia="zh-CN"/>
              </w:rPr>
            </w:pPr>
            <w:ins w:id="182" w:author="龙海森" w:date="2026-05-21T16:52:09Z">
              <w:r>
                <w:rPr>
                  <w:rFonts w:hint="eastAsia"/>
                  <w:lang w:val="en-US" w:eastAsia="zh-CN"/>
                </w:rPr>
                <w:t>点击后</w:t>
              </w:r>
            </w:ins>
            <w:ins w:id="183" w:author="龙海森" w:date="2026-05-21T16:52:10Z">
              <w:r>
                <w:rPr>
                  <w:rFonts w:hint="eastAsia"/>
                  <w:lang w:val="en-US" w:eastAsia="zh-CN"/>
                </w:rPr>
                <w:t>保存</w:t>
              </w:r>
            </w:ins>
            <w:ins w:id="184" w:author="龙海森" w:date="2026-05-21T16:52:11Z">
              <w:r>
                <w:rPr>
                  <w:rFonts w:hint="eastAsia"/>
                  <w:lang w:val="en-US" w:eastAsia="zh-CN"/>
                </w:rPr>
                <w:t>页面</w:t>
              </w:r>
            </w:ins>
            <w:ins w:id="185" w:author="龙海森" w:date="2026-05-21T16:52:13Z">
              <w:r>
                <w:rPr>
                  <w:rFonts w:hint="eastAsia"/>
                  <w:lang w:val="en-US" w:eastAsia="zh-CN"/>
                </w:rPr>
                <w:t>已填写</w:t>
              </w:r>
            </w:ins>
            <w:ins w:id="186" w:author="龙海森" w:date="2026-05-21T16:52:14Z">
              <w:r>
                <w:rPr>
                  <w:rFonts w:hint="eastAsia"/>
                  <w:lang w:val="en-US" w:eastAsia="zh-CN"/>
                </w:rPr>
                <w:t>的</w:t>
              </w:r>
            </w:ins>
            <w:ins w:id="187" w:author="龙海森" w:date="2026-05-21T16:52:15Z">
              <w:r>
                <w:rPr>
                  <w:rFonts w:hint="eastAsia"/>
                  <w:lang w:val="en-US" w:eastAsia="zh-CN"/>
                </w:rPr>
                <w:t>内容</w:t>
              </w:r>
            </w:ins>
          </w:p>
        </w:tc>
      </w:tr>
      <w:tr w14:paraId="2470308F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D12F2">
            <w:pPr>
              <w:spacing w:after="0" w:line="280" w:lineRule="auto"/>
              <w:jc w:val="left"/>
              <w:rPr>
                <w:rFonts w:hint="default" w:eastAsia="微软雅黑"/>
                <w:lang w:val="en-US" w:eastAsia="zh-CN"/>
              </w:rPr>
            </w:pPr>
            <w:ins w:id="188" w:author="龙海森" w:date="2026-05-21T16:51:50Z">
              <w:r>
                <w:rPr>
                  <w:rFonts w:hint="eastAsia"/>
                  <w:lang w:val="en-US" w:eastAsia="zh-CN"/>
                </w:rPr>
                <w:t>提交</w:t>
              </w:r>
            </w:ins>
            <w:ins w:id="189" w:author="龙海森" w:date="2026-05-21T16:51:51Z">
              <w:r>
                <w:rPr>
                  <w:rFonts w:hint="eastAsia"/>
                  <w:lang w:val="en-US" w:eastAsia="zh-CN"/>
                </w:rPr>
                <w:t>需求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54FE96A">
            <w:pPr>
              <w:spacing w:after="0" w:line="280" w:lineRule="auto"/>
              <w:jc w:val="left"/>
              <w:rPr>
                <w:ins w:id="190" w:author="龙海森" w:date="2026-05-21T16:52:27Z"/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ins w:id="191" w:author="龙海森" w:date="2026-05-21T16:52:27Z">
              <w:r>
                <w:rPr>
                  <w:rFonts w:hint="eastAsia"/>
                  <w:lang w:val="en-US" w:eastAsia="zh-CN"/>
                </w:rPr>
                <w:t>按钮</w:t>
              </w:r>
            </w:ins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AC99830">
            <w:pPr>
              <w:spacing w:after="0" w:line="280" w:lineRule="auto"/>
              <w:jc w:val="left"/>
              <w:rPr>
                <w:ins w:id="192" w:author="龙海森" w:date="2026-05-21T16:52:27Z"/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ins w:id="193" w:author="龙海森" w:date="2026-05-21T16:52:27Z">
              <w:r>
                <w:rPr>
                  <w:rFonts w:hint="eastAsia"/>
                  <w:lang w:val="en-US" w:eastAsia="zh-CN"/>
                </w:rPr>
                <w:t>-</w:t>
              </w:r>
            </w:ins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39650">
            <w:pPr>
              <w:spacing w:after="0" w:line="280" w:lineRule="auto"/>
              <w:jc w:val="left"/>
              <w:rPr>
                <w:rFonts w:hint="default" w:eastAsia="微软雅黑"/>
                <w:lang w:val="en-US" w:eastAsia="zh-CN"/>
              </w:rPr>
            </w:pPr>
            <w:ins w:id="194" w:author="龙海森" w:date="2026-05-21T16:52:29Z">
              <w:r>
                <w:rPr>
                  <w:rFonts w:hint="eastAsia"/>
                  <w:lang w:val="en-US" w:eastAsia="zh-CN"/>
                </w:rPr>
                <w:t>提交</w:t>
              </w:r>
            </w:ins>
            <w:ins w:id="195" w:author="龙海森" w:date="2026-05-21T16:52:30Z">
              <w:r>
                <w:rPr>
                  <w:rFonts w:hint="eastAsia"/>
                  <w:lang w:val="en-US" w:eastAsia="zh-CN"/>
                </w:rPr>
                <w:t>后</w:t>
              </w:r>
            </w:ins>
            <w:ins w:id="196" w:author="龙海森" w:date="2026-05-21T16:52:36Z">
              <w:r>
                <w:rPr>
                  <w:rFonts w:hint="eastAsia"/>
                  <w:lang w:val="en-US" w:eastAsia="zh-CN"/>
                </w:rPr>
                <w:t>需求</w:t>
              </w:r>
            </w:ins>
            <w:ins w:id="197" w:author="龙海森" w:date="2026-05-21T16:52:31Z">
              <w:r>
                <w:rPr>
                  <w:rFonts w:hint="eastAsia"/>
                  <w:lang w:val="en-US" w:eastAsia="zh-CN"/>
                </w:rPr>
                <w:t>状态</w:t>
              </w:r>
            </w:ins>
            <w:ins w:id="198" w:author="龙海森" w:date="2026-05-21T16:52:32Z">
              <w:r>
                <w:rPr>
                  <w:rFonts w:hint="eastAsia"/>
                  <w:lang w:val="en-US" w:eastAsia="zh-CN"/>
                </w:rPr>
                <w:t>更改</w:t>
              </w:r>
            </w:ins>
          </w:p>
        </w:tc>
      </w:tr>
      <w:tr w14:paraId="60C45789">
        <w:trPr>
          <w:ins w:id="199" w:author="龙海森" w:date="2026-05-21T16:51:56Z"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7F9F5">
            <w:pPr>
              <w:spacing w:after="0" w:line="280" w:lineRule="auto"/>
              <w:jc w:val="left"/>
              <w:rPr>
                <w:ins w:id="200" w:author="龙海森" w:date="2026-05-21T16:51:56Z"/>
                <w:rFonts w:hint="default"/>
                <w:lang w:val="en-US" w:eastAsia="zh-CN"/>
              </w:rPr>
            </w:pPr>
            <w:ins w:id="201" w:author="龙海森" w:date="2026-05-21T16:51:57Z">
              <w:r>
                <w:rPr>
                  <w:rFonts w:hint="eastAsia"/>
                  <w:lang w:val="en-US" w:eastAsia="zh-CN"/>
                </w:rPr>
                <w:t>取消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A8ABE5F">
            <w:pPr>
              <w:spacing w:after="0" w:line="280" w:lineRule="auto"/>
              <w:jc w:val="left"/>
              <w:rPr>
                <w:ins w:id="202" w:author="龙海森" w:date="2026-05-21T16:51:56Z"/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ins w:id="203" w:author="龙海森" w:date="2026-05-21T16:52:39Z">
              <w:r>
                <w:rPr>
                  <w:rFonts w:hint="eastAsia"/>
                  <w:lang w:val="en-US" w:eastAsia="zh-CN"/>
                </w:rPr>
                <w:t>按钮</w:t>
              </w:r>
            </w:ins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F8E54FF">
            <w:pPr>
              <w:spacing w:after="0" w:line="280" w:lineRule="auto"/>
              <w:jc w:val="left"/>
              <w:rPr>
                <w:ins w:id="204" w:author="龙海森" w:date="2026-05-21T16:51:56Z"/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ins w:id="205" w:author="龙海森" w:date="2026-05-21T16:52:39Z">
              <w:r>
                <w:rPr>
                  <w:rFonts w:hint="eastAsia"/>
                  <w:lang w:val="en-US" w:eastAsia="zh-CN"/>
                </w:rPr>
                <w:t>-</w:t>
              </w:r>
            </w:ins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CE24D">
            <w:pPr>
              <w:spacing w:after="0" w:line="280" w:lineRule="auto"/>
              <w:jc w:val="left"/>
              <w:rPr>
                <w:ins w:id="206" w:author="龙海森" w:date="2026-05-21T16:51:56Z"/>
                <w:rFonts w:hint="default" w:eastAsia="微软雅黑"/>
                <w:lang w:val="en-US" w:eastAsia="zh-CN"/>
              </w:rPr>
            </w:pPr>
            <w:ins w:id="207" w:author="龙海森" w:date="2026-05-21T16:52:41Z">
              <w:r>
                <w:rPr>
                  <w:rFonts w:hint="eastAsia"/>
                  <w:lang w:val="en-US" w:eastAsia="zh-CN"/>
                </w:rPr>
                <w:t>清空</w:t>
              </w:r>
            </w:ins>
            <w:ins w:id="208" w:author="龙海森" w:date="2026-05-21T16:52:44Z">
              <w:r>
                <w:rPr>
                  <w:rFonts w:hint="eastAsia"/>
                  <w:lang w:val="en-US" w:eastAsia="zh-CN"/>
                </w:rPr>
                <w:t>已填写</w:t>
              </w:r>
            </w:ins>
            <w:ins w:id="209" w:author="龙海森" w:date="2026-05-21T16:52:45Z">
              <w:r>
                <w:rPr>
                  <w:rFonts w:hint="eastAsia"/>
                  <w:lang w:val="en-US" w:eastAsia="zh-CN"/>
                </w:rPr>
                <w:t>内容</w:t>
              </w:r>
            </w:ins>
            <w:ins w:id="210" w:author="龙海森" w:date="2026-05-21T16:52:52Z">
              <w:r>
                <w:rPr>
                  <w:rFonts w:hint="eastAsia"/>
                  <w:lang w:val="en-US" w:eastAsia="zh-CN"/>
                </w:rPr>
                <w:t>病</w:t>
              </w:r>
            </w:ins>
            <w:ins w:id="211" w:author="龙海森" w:date="2026-05-21T16:52:55Z">
              <w:r>
                <w:rPr>
                  <w:rFonts w:hint="eastAsia"/>
                  <w:lang w:val="en-US" w:eastAsia="zh-CN"/>
                </w:rPr>
                <w:t>并</w:t>
              </w:r>
            </w:ins>
            <w:ins w:id="212" w:author="龙海森" w:date="2026-05-21T16:52:56Z">
              <w:r>
                <w:rPr>
                  <w:rFonts w:hint="eastAsia"/>
                  <w:lang w:val="en-US" w:eastAsia="zh-CN"/>
                </w:rPr>
                <w:t>离开</w:t>
              </w:r>
            </w:ins>
            <w:ins w:id="213" w:author="龙海森" w:date="2026-05-21T16:52:57Z">
              <w:r>
                <w:rPr>
                  <w:rFonts w:hint="eastAsia"/>
                  <w:lang w:val="en-US" w:eastAsia="zh-CN"/>
                </w:rPr>
                <w:t>页面</w:t>
              </w:r>
            </w:ins>
            <w:ins w:id="214" w:author="龙海森" w:date="2026-05-21T16:52:59Z">
              <w:r>
                <w:rPr>
                  <w:rFonts w:hint="eastAsia"/>
                  <w:lang w:val="en-US" w:eastAsia="zh-CN"/>
                </w:rPr>
                <w:t>，</w:t>
              </w:r>
            </w:ins>
            <w:ins w:id="215" w:author="龙海森" w:date="2026-05-21T16:53:00Z">
              <w:r>
                <w:rPr>
                  <w:rFonts w:hint="eastAsia"/>
                  <w:lang w:val="en-US" w:eastAsia="zh-CN"/>
                </w:rPr>
                <w:t>返回</w:t>
              </w:r>
            </w:ins>
            <w:ins w:id="216" w:author="龙海森" w:date="2026-05-21T16:53:01Z">
              <w:r>
                <w:rPr>
                  <w:rFonts w:hint="eastAsia"/>
                  <w:lang w:val="en-US" w:eastAsia="zh-CN"/>
                </w:rPr>
                <w:t>需求</w:t>
              </w:r>
            </w:ins>
            <w:ins w:id="217" w:author="龙海森" w:date="2026-05-21T16:53:02Z">
              <w:r>
                <w:rPr>
                  <w:rFonts w:hint="eastAsia"/>
                  <w:lang w:val="en-US" w:eastAsia="zh-CN"/>
                </w:rPr>
                <w:t>管理</w:t>
              </w:r>
            </w:ins>
            <w:ins w:id="218" w:author="龙海森" w:date="2026-05-21T16:53:03Z">
              <w:r>
                <w:rPr>
                  <w:rFonts w:hint="eastAsia"/>
                  <w:lang w:val="en-US" w:eastAsia="zh-CN"/>
                </w:rPr>
                <w:t>页面</w:t>
              </w:r>
            </w:ins>
          </w:p>
        </w:tc>
      </w:tr>
    </w:tbl>
    <w:p w14:paraId="0AF1DD3C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F5.6 校验规则与异常</w:t>
      </w:r>
    </w:p>
    <w:p w14:paraId="3566EBBD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必填项缺失 → 提交按钮置灰，定位至缺失项并红色高亮。</w:t>
      </w:r>
    </w:p>
    <w:p w14:paraId="68B1BAC8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预算 ≤ 0 / 非数字 → 即时校验，红字提示。</w:t>
      </w:r>
    </w:p>
    <w:p w14:paraId="56CF7524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附件超大 / 类型不符 → 上传时阻断。</w:t>
      </w:r>
    </w:p>
    <w:p w14:paraId="7E217AA3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F6 单位内需求排序</w:t>
      </w:r>
    </w:p>
    <w:p w14:paraId="198E5ECA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F6.1 操作逻辑</w:t>
      </w:r>
    </w:p>
    <w:p w14:paraId="3CA80199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入口：单位管理员工作台"待办 → 本单位需求待排序"或"需</w:t>
      </w:r>
      <w:ins w:id="219" w:author="龙海森" w:date="2026-05-21T16:57:19Z">
        <w:r>
          <w:rPr>
            <w:rFonts w:hint="eastAsia" w:cs="微软雅黑"/>
            <w:sz w:val="22"/>
            <w:szCs w:val="22"/>
            <w:lang w:val="en-US" w:eastAsia="zh-CN"/>
          </w:rPr>
          <w:t>征集</w:t>
        </w:r>
      </w:ins>
      <w:r>
        <w:rPr>
          <w:rFonts w:ascii="微软雅黑" w:hAnsi="微软雅黑" w:eastAsia="微软雅黑" w:cs="微软雅黑"/>
          <w:sz w:val="22"/>
          <w:szCs w:val="22"/>
        </w:rPr>
        <w:t xml:space="preserve"> → 单位需求排序"。</w:t>
      </w:r>
    </w:p>
    <w:p w14:paraId="182D75C1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展示：本单位本批次内所有已提交（含已退回再次提交）的需求，默认按提交时间倒序。</w:t>
      </w:r>
    </w:p>
    <w:p w14:paraId="034E0DBB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排序方式：</w:t>
      </w:r>
      <w:ins w:id="220" w:author="龙海森" w:date="2026-05-21T16:57:44Z">
        <w:r>
          <w:rPr>
            <w:rFonts w:hint="eastAsia" w:cs="微软雅黑"/>
            <w:sz w:val="22"/>
            <w:szCs w:val="22"/>
            <w:lang w:val="en-US" w:eastAsia="zh-CN"/>
          </w:rPr>
          <w:t>按钮</w:t>
        </w:r>
      </w:ins>
      <w:ins w:id="221" w:author="龙海森" w:date="2026-05-21T16:57:45Z">
        <w:r>
          <w:rPr>
            <w:rFonts w:hint="eastAsia" w:cs="微软雅黑"/>
            <w:sz w:val="22"/>
            <w:szCs w:val="22"/>
            <w:lang w:val="en-US" w:eastAsia="zh-CN"/>
          </w:rPr>
          <w:t>上下</w:t>
        </w:r>
      </w:ins>
      <w:r>
        <w:rPr>
          <w:rFonts w:ascii="微软雅黑" w:hAnsi="微软雅黑" w:eastAsia="微软雅黑" w:cs="微软雅黑"/>
          <w:sz w:val="22"/>
          <w:szCs w:val="22"/>
        </w:rPr>
        <w:t>调整顺序，"</w:t>
      </w:r>
      <w:ins w:id="222" w:author="龙海森" w:date="2026-05-21T16:57:58Z">
        <w:r>
          <w:rPr>
            <w:rFonts w:hint="eastAsia" w:cs="微软雅黑"/>
            <w:sz w:val="22"/>
            <w:szCs w:val="22"/>
            <w:lang w:val="en-US" w:eastAsia="zh-CN"/>
          </w:rPr>
          <w:t>单位</w:t>
        </w:r>
      </w:ins>
      <w:ins w:id="223" w:author="龙海森" w:date="2026-05-21T16:57:59Z">
        <w:r>
          <w:rPr>
            <w:rFonts w:hint="eastAsia" w:cs="微软雅黑"/>
            <w:sz w:val="22"/>
            <w:szCs w:val="22"/>
            <w:lang w:val="en-US" w:eastAsia="zh-CN"/>
          </w:rPr>
          <w:t>排序</w:t>
        </w:r>
      </w:ins>
      <w:r>
        <w:rPr>
          <w:rFonts w:ascii="微软雅黑" w:hAnsi="微软雅黑" w:eastAsia="微软雅黑" w:cs="微软雅黑"/>
          <w:sz w:val="22"/>
          <w:szCs w:val="22"/>
        </w:rPr>
        <w:t>"列实时同步为 1、2、3……。</w:t>
      </w:r>
    </w:p>
    <w:p w14:paraId="1E7833F5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信息展示：每行展示项目名称、负责人、预算、摘要（</w:t>
      </w:r>
      <w:del w:id="224" w:author="龙海森" w:date="2026-05-21T16:58:40Z">
        <w:r>
          <w:rPr>
            <w:rFonts w:hint="default" w:ascii="微软雅黑" w:hAnsi="微软雅黑" w:eastAsia="微软雅黑" w:cs="微软雅黑"/>
            <w:sz w:val="22"/>
            <w:szCs w:val="22"/>
            <w:lang w:val="en-US"/>
          </w:rPr>
          <w:delText>hover/点击展开</w:delText>
        </w:r>
      </w:del>
      <w:ins w:id="225" w:author="龙海森" w:date="2026-05-21T16:58:51Z">
        <w:r>
          <w:rPr>
            <w:rFonts w:hint="eastAsia" w:cs="微软雅黑"/>
            <w:sz w:val="22"/>
            <w:szCs w:val="22"/>
            <w:lang w:val="en-US" w:eastAsia="zh-CN"/>
          </w:rPr>
          <w:t>鼠标</w:t>
        </w:r>
      </w:ins>
      <w:ins w:id="226" w:author="龙海森" w:date="2026-05-21T16:58:53Z">
        <w:r>
          <w:rPr>
            <w:rFonts w:hint="eastAsia" w:cs="微软雅黑"/>
            <w:sz w:val="22"/>
            <w:szCs w:val="22"/>
            <w:lang w:val="en-US" w:eastAsia="zh-CN"/>
          </w:rPr>
          <w:t>悬浮</w:t>
        </w:r>
      </w:ins>
      <w:ins w:id="227" w:author="龙海森" w:date="2026-05-21T16:58:55Z">
        <w:r>
          <w:rPr>
            <w:rFonts w:hint="eastAsia" w:cs="微软雅黑"/>
            <w:sz w:val="22"/>
            <w:szCs w:val="22"/>
            <w:lang w:val="en-US" w:eastAsia="zh-CN"/>
          </w:rPr>
          <w:t>展示</w:t>
        </w:r>
      </w:ins>
      <w:ins w:id="228" w:author="龙海森" w:date="2026-05-21T16:58:56Z">
        <w:r>
          <w:rPr>
            <w:rFonts w:hint="eastAsia" w:cs="微软雅黑"/>
            <w:sz w:val="22"/>
            <w:szCs w:val="22"/>
            <w:lang w:val="en-US" w:eastAsia="zh-CN"/>
          </w:rPr>
          <w:t>全部</w:t>
        </w:r>
      </w:ins>
      <w:r>
        <w:rPr>
          <w:rFonts w:ascii="微软雅黑" w:hAnsi="微软雅黑" w:eastAsia="微软雅黑" w:cs="微软雅黑"/>
          <w:sz w:val="22"/>
          <w:szCs w:val="22"/>
        </w:rPr>
        <w:t>）、状态。</w:t>
      </w:r>
    </w:p>
    <w:p w14:paraId="4B5856CB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提交：点击"提交单位领导审批"，状态批量变更为"已排序·待单位审批"，通知 #7。</w:t>
      </w:r>
    </w:p>
    <w:p w14:paraId="2BC22353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提交前检查：必须为所有</w:t>
      </w:r>
      <w:ins w:id="229" w:author="龙海森" w:date="2026-05-21T16:59:44Z">
        <w:r>
          <w:rPr>
            <w:rFonts w:hint="eastAsia" w:cs="微软雅黑"/>
            <w:sz w:val="22"/>
            <w:szCs w:val="22"/>
            <w:lang w:val="en-US" w:eastAsia="zh-CN"/>
          </w:rPr>
          <w:t>已选</w:t>
        </w:r>
      </w:ins>
      <w:r>
        <w:rPr>
          <w:rFonts w:ascii="微软雅黑" w:hAnsi="微软雅黑" w:eastAsia="微软雅黑" w:cs="微软雅黑"/>
          <w:sz w:val="22"/>
          <w:szCs w:val="22"/>
        </w:rPr>
        <w:t>需求分配优先级（数字不重复、从 1 起连续）。</w:t>
      </w:r>
    </w:p>
    <w:p w14:paraId="366CF5BD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退回后重提：单位领导驳回后，单位管理员可重新排序再提交。</w:t>
      </w:r>
    </w:p>
    <w:p w14:paraId="7E4C5956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F6.2 页面字段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900"/>
        <w:gridCol w:w="5060"/>
      </w:tblGrid>
      <w:tr w14:paraId="117CEE97"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0C7C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AE1B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C50D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B2E9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629B8ACA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6762C">
            <w:pPr>
              <w:spacing w:after="0" w:line="280" w:lineRule="auto"/>
              <w:jc w:val="left"/>
            </w:pPr>
            <w:ins w:id="230" w:author="龙海森" w:date="2026-05-21T17:00:02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单位排序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DAD2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数字（可拖拽）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AA77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EFE3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正整数，1 起，连续无重复</w:t>
            </w:r>
          </w:p>
        </w:tc>
      </w:tr>
      <w:tr w14:paraId="044C9232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5486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项目名称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C31E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A638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2061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点击进入需求详情</w:t>
            </w:r>
          </w:p>
        </w:tc>
      </w:tr>
      <w:tr w14:paraId="3A49453C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8FEA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负责人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161B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B46C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0A0F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该需求的项目负责人</w:t>
            </w:r>
          </w:p>
        </w:tc>
      </w:tr>
      <w:tr w14:paraId="72370CD4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EE1F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预算（万）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8A00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DE45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D566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汇总到页脚显示"本单位预算合计"</w:t>
            </w:r>
          </w:p>
        </w:tc>
      </w:tr>
      <w:tr w14:paraId="285682D3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F8A9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摘要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61F1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展开/收起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6566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7941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F5 中的摘要字段</w:t>
            </w:r>
          </w:p>
        </w:tc>
      </w:tr>
      <w:tr w14:paraId="27606C45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D9F7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状态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F382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标签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DB0D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7EF1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已提交 / 已退回再提交</w:t>
            </w:r>
          </w:p>
        </w:tc>
      </w:tr>
      <w:tr w14:paraId="03BA7CF9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10AB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操作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B3F8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按钮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7389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5336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"打回"按钮可让本需求退回项目负责人重新修改</w:t>
            </w:r>
          </w:p>
        </w:tc>
      </w:tr>
    </w:tbl>
    <w:p w14:paraId="674235EC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F7 单位领导审批</w:t>
      </w:r>
    </w:p>
    <w:p w14:paraId="796D3FE8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F7.1 操作逻辑</w:t>
      </w:r>
    </w:p>
    <w:p w14:paraId="12EDDD02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入口：单位领导工作台"待办 → 单位需求审批"。</w:t>
      </w:r>
    </w:p>
    <w:p w14:paraId="4199F77A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支持二次调整优先级（BR-03）：单位领导有权在审批环节再次调整顺序，记入操作日志。</w:t>
      </w:r>
    </w:p>
    <w:p w14:paraId="6BE3E0BD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审批粒度：整体审批"通过/驳回"，不支持逐条审批。</w:t>
      </w:r>
    </w:p>
    <w:p w14:paraId="4025EAB5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通过：本批次本单位所有需求批量推送至信息办，状态变更为"单位审批通过·已推送"，通知 #5（待阅）至项目负责人。</w:t>
      </w:r>
    </w:p>
    <w:p w14:paraId="5D672AAA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驳回（BR-04）：必须填写驳回意见，本单位需求批量退回单位管理员（而非项目负责人），单位管理员可选择重新分配或退回到具体项目负责人修改后再提交。</w:t>
      </w:r>
    </w:p>
    <w:p w14:paraId="48D9F044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F7.2 页面字段（审批面板）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900"/>
        <w:gridCol w:w="5060"/>
      </w:tblGrid>
      <w:tr w14:paraId="3FDB418C"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AE46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C6CD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8456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D050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026EF81D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CFC0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本单位需求列表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9852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表格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D221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1C56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可调整优先级、查看详情；同 F6 表格视图</w:t>
            </w:r>
          </w:p>
        </w:tc>
      </w:tr>
      <w:tr w14:paraId="791D756A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990D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本单位预算合计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506D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4AC6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5547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所有需求预算之和</w:t>
            </w:r>
          </w:p>
        </w:tc>
      </w:tr>
      <w:tr w14:paraId="4738A51B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CA92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审批结论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B6AB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单选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946F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FB30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通过 / 驳回</w:t>
            </w:r>
          </w:p>
        </w:tc>
      </w:tr>
      <w:tr w14:paraId="6F147517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4410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驳回意见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DCA7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富文本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7ED7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驳回时必填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E7C3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≥ 10 字</w:t>
            </w:r>
          </w:p>
        </w:tc>
      </w:tr>
      <w:tr w14:paraId="703F3D5C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9CFC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优先级调整说明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D0E2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94F1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调整时建议必填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C5D6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若审批中调整了优先级，建议说明原因便于审计</w:t>
            </w:r>
          </w:p>
        </w:tc>
      </w:tr>
    </w:tbl>
    <w:p w14:paraId="7EDB996D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F8 信办筛选</w:t>
      </w:r>
    </w:p>
    <w:p w14:paraId="3CD2C46B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F8.1 操作逻辑</w:t>
      </w:r>
    </w:p>
    <w:p w14:paraId="5809E6F8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入口：信办管理员工作台"待办 → 需求筛选"，或从"需求</w:t>
      </w:r>
      <w:ins w:id="231" w:author="龙海森" w:date="2026-05-21T17:03:34Z">
        <w:r>
          <w:rPr>
            <w:rFonts w:hint="eastAsia" w:cs="微软雅黑"/>
            <w:sz w:val="22"/>
            <w:szCs w:val="22"/>
            <w:lang w:val="en-US" w:eastAsia="zh-CN"/>
          </w:rPr>
          <w:t>征集</w:t>
        </w:r>
      </w:ins>
      <w:r>
        <w:rPr>
          <w:rFonts w:ascii="微软雅黑" w:hAnsi="微软雅黑" w:eastAsia="微软雅黑" w:cs="微软雅黑"/>
          <w:sz w:val="22"/>
          <w:szCs w:val="22"/>
        </w:rPr>
        <w:t xml:space="preserve"> → </w:t>
      </w:r>
      <w:ins w:id="232" w:author="龙海森" w:date="2026-05-21T17:04:05Z">
        <w:r>
          <w:rPr>
            <w:rFonts w:hint="eastAsia" w:cs="微软雅黑"/>
            <w:sz w:val="22"/>
            <w:szCs w:val="22"/>
            <w:lang w:val="en-US" w:eastAsia="zh-CN"/>
          </w:rPr>
          <w:t>遴选</w:t>
        </w:r>
      </w:ins>
      <w:r>
        <w:rPr>
          <w:rFonts w:ascii="微软雅黑" w:hAnsi="微软雅黑" w:eastAsia="微软雅黑" w:cs="微软雅黑"/>
          <w:sz w:val="22"/>
          <w:szCs w:val="22"/>
        </w:rPr>
        <w:t>"进入。</w:t>
      </w:r>
    </w:p>
    <w:p w14:paraId="32369D81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数据范围：本批次内所有单位领导审批通过、已推送信息办的需求。</w:t>
      </w:r>
    </w:p>
    <w:p w14:paraId="1D7A5FFD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辅助信息：每行展示、专家评审结论（若有）、</w:t>
      </w:r>
      <w:ins w:id="233" w:author="龙海森" w:date="2026-05-21T17:05:43Z">
        <w:r>
          <w:rPr>
            <w:rFonts w:hint="eastAsia" w:cs="微软雅黑"/>
            <w:sz w:val="22"/>
            <w:szCs w:val="22"/>
            <w:lang w:val="en-US" w:eastAsia="zh-CN"/>
          </w:rPr>
          <w:t>单位</w:t>
        </w:r>
      </w:ins>
      <w:ins w:id="234" w:author="龙海森" w:date="2026-05-21T17:05:33Z">
        <w:r>
          <w:rPr>
            <w:rFonts w:hint="eastAsia" w:cs="微软雅黑"/>
            <w:sz w:val="22"/>
            <w:szCs w:val="22"/>
            <w:lang w:val="en-US" w:eastAsia="zh-CN"/>
          </w:rPr>
          <w:t>排序</w:t>
        </w:r>
      </w:ins>
      <w:r>
        <w:rPr>
          <w:rFonts w:ascii="微软雅黑" w:hAnsi="微软雅黑" w:eastAsia="微软雅黑" w:cs="微软雅黑"/>
          <w:sz w:val="22"/>
          <w:szCs w:val="22"/>
        </w:rPr>
        <w:t>。</w:t>
      </w:r>
    </w:p>
    <w:p w14:paraId="663A14A7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筛选方式：多选框勾选"选中"，可通过筛选器按单位、预算区间、标签、专家结论过滤。</w:t>
      </w:r>
    </w:p>
    <w:p w14:paraId="63501150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实时统计：右上角实时显示"已选数 / 总数"、"已选预算合计"。</w:t>
      </w:r>
    </w:p>
    <w:p w14:paraId="29FDD3E0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未选中处理：未被勾选的需求在 F9 审核通过后自动视为"不通过"（BR-09）。</w:t>
      </w:r>
    </w:p>
    <w:p w14:paraId="736E52C4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提交：点击"提交信办领导审核"，状态变更为"筛选结果·待审核"，通知信办领导。</w:t>
      </w:r>
    </w:p>
    <w:p w14:paraId="2E513368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退回修改：信办领导审核驳回时，回到本页，回显选择 + 驳回意见。</w:t>
      </w:r>
    </w:p>
    <w:p w14:paraId="4883809B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F8.2 页面字段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900"/>
        <w:gridCol w:w="5060"/>
      </w:tblGrid>
      <w:tr w14:paraId="17710DF8"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ACDD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5007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CFE3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205F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12821C51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D4B3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选中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B68A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复选框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F0AE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E50E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默认未勾选；勾选后纳入"已选预算合计"</w:t>
            </w:r>
          </w:p>
        </w:tc>
      </w:tr>
      <w:tr w14:paraId="2172A7FD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12663">
            <w:pPr>
              <w:spacing w:after="0" w:line="280" w:lineRule="auto"/>
              <w:jc w:val="left"/>
            </w:pPr>
            <w:ins w:id="235" w:author="龙海森" w:date="2026-05-21T17:07:20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单位</w:t>
              </w:r>
            </w:ins>
            <w:ins w:id="236" w:author="龙海森" w:date="2026-05-21T17:07:21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排序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81EE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07CA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CFB7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本单位领导确认的优先级</w:t>
            </w:r>
          </w:p>
        </w:tc>
      </w:tr>
      <w:tr w14:paraId="76B230E3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8C29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项目名称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DFA2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0F54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C686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点击进入需求详情</w:t>
            </w:r>
          </w:p>
        </w:tc>
      </w:tr>
      <w:tr w14:paraId="47385232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80AA2">
            <w:pPr>
              <w:spacing w:after="0" w:line="280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</w:t>
            </w:r>
            <w:ins w:id="237" w:author="龙海森" w:date="2026-05-21T17:07:30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名称</w:t>
              </w:r>
            </w:ins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37BD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FC9B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265C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所属二级单位</w:t>
            </w:r>
          </w:p>
        </w:tc>
      </w:tr>
      <w:tr w14:paraId="51366711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02BC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负责人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D4AC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57CF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0D9A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该需求的项目负责人</w:t>
            </w:r>
          </w:p>
        </w:tc>
      </w:tr>
      <w:tr w14:paraId="135DDB40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9489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预算（万）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F22C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EB8C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C21D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需求申报预算</w:t>
            </w:r>
          </w:p>
        </w:tc>
      </w:tr>
      <w:tr w14:paraId="67D5271B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AA8A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标签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99EC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E657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775C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F5 中的标签</w:t>
            </w:r>
          </w:p>
        </w:tc>
      </w:tr>
      <w:tr w14:paraId="0F239FEC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FD90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专家结论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3E7C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标签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7849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23EE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若发起过专家评审：通过 / 退回修改 / 不通过；未发起则为"—"</w:t>
            </w:r>
          </w:p>
        </w:tc>
      </w:tr>
      <w:tr w14:paraId="191B1154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DAD4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筛选意见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AB4B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2539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建议必填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3050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对未选中需求建议填写未入选原因，便于后续追溯</w:t>
            </w:r>
          </w:p>
        </w:tc>
      </w:tr>
    </w:tbl>
    <w:p w14:paraId="16E214AD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F9 信办领导审核筛选结果</w:t>
      </w:r>
    </w:p>
    <w:p w14:paraId="70AE0ED3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F9.1 操作逻辑</w:t>
      </w:r>
    </w:p>
    <w:p w14:paraId="0951A0C3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入口：信办领导工作台"待办 → 筛选结果待审核"或从"需求</w:t>
      </w:r>
      <w:ins w:id="238" w:author="龙海森" w:date="2026-05-21T17:08:24Z">
        <w:r>
          <w:rPr>
            <w:rFonts w:hint="eastAsia" w:cs="微软雅黑"/>
            <w:sz w:val="22"/>
            <w:szCs w:val="22"/>
            <w:lang w:val="en-US" w:eastAsia="zh-CN"/>
          </w:rPr>
          <w:t>征集</w:t>
        </w:r>
      </w:ins>
      <w:r>
        <w:rPr>
          <w:rFonts w:ascii="微软雅黑" w:hAnsi="微软雅黑" w:eastAsia="微软雅黑" w:cs="微软雅黑"/>
          <w:sz w:val="22"/>
          <w:szCs w:val="22"/>
        </w:rPr>
        <w:t xml:space="preserve"> → 筛选结果"进入。</w:t>
      </w:r>
    </w:p>
    <w:p w14:paraId="557E1C0D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展示：信办管理员的筛选结果（已选 / 未选清单 + 统计）。</w:t>
      </w:r>
    </w:p>
    <w:p w14:paraId="3EBCEAE0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操作：通过 / 驳回。</w:t>
      </w:r>
    </w:p>
    <w:p w14:paraId="10811B72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通过：已选需求状态批量变更为"已通过"，触发立项论证模块（向项目负责人推送通知 #11、向单位领导推送 #12）；未选需求状态批量变更为"不通过"，向其项目负责人推送通知 #10。</w:t>
      </w:r>
    </w:p>
    <w:p w14:paraId="039CA359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驳回：填写驳回意见，状态回退至"筛选中"（F8），信办管理员可重新筛选。</w:t>
      </w:r>
    </w:p>
    <w:p w14:paraId="2A5941B8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审计：本环节是本模块的最终决策点，所有操作均记入操作日志（不可修改、不可删除）。</w:t>
      </w:r>
    </w:p>
    <w:p w14:paraId="0B332894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F9.2 页面字段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900"/>
        <w:gridCol w:w="5060"/>
      </w:tblGrid>
      <w:tr w14:paraId="36E8879A"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37CA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5510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26AB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3915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5590B980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5485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筛选结果摘要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0793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只读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4C24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4499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已选 N / 共 M，已选预算合计 X 万元</w:t>
            </w:r>
          </w:p>
        </w:tc>
      </w:tr>
      <w:tr w14:paraId="06B0386F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4457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已选需求列表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E7EE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表格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C54B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FC3C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展示项目名称、单位、预算、标签、初筛/专家结论、筛选意见</w:t>
            </w:r>
          </w:p>
        </w:tc>
      </w:tr>
      <w:tr w14:paraId="41CDF3AA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46F7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未选需求列表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B9D2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表格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1DA4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3BA9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同上结构，便于交叉核对</w:t>
            </w:r>
          </w:p>
        </w:tc>
      </w:tr>
      <w:tr w14:paraId="5C7064E7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4BB3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审核结论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4D6D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单选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6CFA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8FB4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通过 / 驳回</w:t>
            </w:r>
          </w:p>
        </w:tc>
      </w:tr>
      <w:tr w14:paraId="709291CA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0420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审核意见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28C1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富文本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25DD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驳回时必填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2096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≥ 10 字；通过时可填可不填</w:t>
            </w:r>
          </w:p>
        </w:tc>
      </w:tr>
    </w:tbl>
    <w:p w14:paraId="79E39819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F11 通知联动</w:t>
      </w:r>
    </w:p>
    <w:p w14:paraId="799796EC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F11.1 通知节点全集（本模块）</w:t>
      </w:r>
    </w:p>
    <w:tbl>
      <w:tblPr>
        <w:tblStyle w:val="12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400"/>
        <w:gridCol w:w="1800"/>
        <w:gridCol w:w="1400"/>
        <w:gridCol w:w="2760"/>
      </w:tblGrid>
      <w:tr w14:paraId="2A4E5BC6">
        <w:trPr>
          <w:tblHeader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5096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C69E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触发节点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4CB1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接收角色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B7CE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FAB5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渠道</w:t>
            </w:r>
          </w:p>
        </w:tc>
      </w:tr>
      <w:tr w14:paraId="7B1C1DE6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AC9A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24EA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信办领导审批通过征集方案 → 系统发布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5318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单位管理员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86D2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待阅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9A57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站内信 + 邮件</w:t>
            </w:r>
          </w:p>
        </w:tc>
      </w:tr>
      <w:tr w14:paraId="2A7592BF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BF5B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0DF6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信办领导审批通过征集方案 → 系统发布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E52A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单位领导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B68B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待阅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4014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站内信 + 邮件</w:t>
            </w:r>
          </w:p>
        </w:tc>
      </w:tr>
      <w:tr w14:paraId="050EC2F2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15DE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BD66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单位管理员指派项目负责人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4E05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7BD3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待办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A03C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站内信 + 钉钉</w:t>
            </w:r>
          </w:p>
        </w:tc>
      </w:tr>
      <w:tr w14:paraId="7A4F182E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14AE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196A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项目负责人提交需求申请表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24D2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单位管理员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AC4E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待阅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D12B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站内信</w:t>
            </w:r>
          </w:p>
        </w:tc>
      </w:tr>
      <w:tr w14:paraId="58566053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EBA8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4b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2526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单位排序提交单位领导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655A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单位领导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7397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待办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0079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站内信 + 钉钉</w:t>
            </w:r>
          </w:p>
        </w:tc>
      </w:tr>
      <w:tr w14:paraId="4B7EAD02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009D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20FF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单位领导审批通过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C197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4467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待阅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ED37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站内信</w:t>
            </w:r>
          </w:p>
        </w:tc>
      </w:tr>
      <w:tr w14:paraId="02CFEECA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655C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0A36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单位领导驳回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FB8E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 / 单位管理员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7A64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待办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0BB1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站内信 + 邮件</w:t>
            </w:r>
          </w:p>
        </w:tc>
      </w:tr>
      <w:tr w14:paraId="32C49C48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F12A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9A2F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单位审批通过 → 推送信息办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E442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信办管理员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22D3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待阅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EC5D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站内信</w:t>
            </w:r>
          </w:p>
        </w:tc>
      </w:tr>
      <w:tr w14:paraId="168C67DE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5565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7FB3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自动初筛完成，疑似项需复核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458D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信办管理员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A775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待办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2A7A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站内信</w:t>
            </w:r>
          </w:p>
        </w:tc>
      </w:tr>
      <w:tr w14:paraId="7C0DB697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3353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3FE5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信办管理员筛选完成 → 提交审核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593C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F005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待办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6B4E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站内信 + 钉钉</w:t>
            </w:r>
          </w:p>
        </w:tc>
      </w:tr>
      <w:tr w14:paraId="7A2C73D9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9657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4814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信办领导审核 → 需求未通过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4E31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33EA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待阅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FD96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站内信 + 邮件</w:t>
            </w:r>
          </w:p>
        </w:tc>
      </w:tr>
      <w:tr w14:paraId="0A5D5890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F5BF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F080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信办领导审核 → 需求通过（进入立项）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6A99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16DA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待阅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AFE1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站内信 + 邮件</w:t>
            </w:r>
          </w:p>
        </w:tc>
      </w:tr>
      <w:tr w14:paraId="28B052AC"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1228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E4DC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信办领导审核 → 需求通过（进入立项）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63EC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单位领导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B866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待阅</w:t>
            </w:r>
          </w:p>
        </w:tc>
        <w:tc>
          <w:tcPr>
            <w:tcW w:w="2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ACE0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站内信</w:t>
            </w:r>
          </w:p>
        </w:tc>
      </w:tr>
    </w:tbl>
    <w:p w14:paraId="55971B93">
      <w:pPr>
        <w:pStyle w:val="4"/>
        <w:spacing w:before="220" w:after="12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F11.2 防纠纷设计</w:t>
      </w:r>
    </w:p>
    <w:p w14:paraId="1FF92CB1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通知详情页记录每位收件人的送达时间与已读时间。</w:t>
      </w:r>
    </w:p>
    <w:p w14:paraId="71BA06EF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所有通知发送动作均记入操作日志，与业务操作日志独立但可关联查询。</w:t>
      </w:r>
    </w:p>
    <w:p w14:paraId="383F8EE4">
      <w:r>
        <w:br w:type="page"/>
      </w:r>
    </w:p>
    <w:p w14:paraId="7B5678E5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7. 业务规则汇总</w:t>
      </w:r>
    </w:p>
    <w:tbl>
      <w:tblPr>
        <w:tblStyle w:val="12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400"/>
        <w:gridCol w:w="2360"/>
      </w:tblGrid>
      <w:tr w14:paraId="0A971119">
        <w:trPr>
          <w:tblHeader/>
        </w:trPr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378E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5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660B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规则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74DF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应用功能点</w:t>
            </w:r>
          </w:p>
        </w:tc>
      </w:tr>
      <w:tr w14:paraId="20FDDDE8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6C47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BR-01</w:t>
            </w:r>
          </w:p>
        </w:tc>
        <w:tc>
          <w:tcPr>
            <w:tcW w:w="5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C594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征集信息发布前须经信办领导审批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65EE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F1、F2</w:t>
            </w:r>
          </w:p>
        </w:tc>
      </w:tr>
      <w:tr w14:paraId="57AC2B09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4F72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BR-02</w:t>
            </w:r>
          </w:p>
        </w:tc>
        <w:tc>
          <w:tcPr>
            <w:tcW w:w="5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289D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一个项目负责人可在一个征集批次内提交多份需求申请表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BDEB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F4、F5</w:t>
            </w:r>
          </w:p>
        </w:tc>
      </w:tr>
      <w:tr w14:paraId="78C9A05D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F660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BR-03</w:t>
            </w:r>
          </w:p>
        </w:tc>
        <w:tc>
          <w:tcPr>
            <w:tcW w:w="5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CFFB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单位领导审批时可调整需求优先级排序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6155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F7</w:t>
            </w:r>
          </w:p>
        </w:tc>
      </w:tr>
      <w:tr w14:paraId="3FBFAB10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2FCD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BR-04</w:t>
            </w:r>
          </w:p>
        </w:tc>
        <w:tc>
          <w:tcPr>
            <w:tcW w:w="5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4304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单位领导驳回后可退回修改并重新提交，非直接终止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C29D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F7</w:t>
            </w:r>
          </w:p>
        </w:tc>
      </w:tr>
      <w:tr w14:paraId="05C86249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CC60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BR-05</w:t>
            </w:r>
          </w:p>
        </w:tc>
        <w:tc>
          <w:tcPr>
            <w:tcW w:w="5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B587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专家评审为独立流程，评审结果作为筛选参考，不直接决定需求去留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D632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F8、F10、独立子流程</w:t>
            </w:r>
          </w:p>
        </w:tc>
      </w:tr>
      <w:tr w14:paraId="30FC24A0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017B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BR-06</w:t>
            </w:r>
          </w:p>
        </w:tc>
        <w:tc>
          <w:tcPr>
            <w:tcW w:w="5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797D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专家可给出三种评审意见：通过、不通过、退回修改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D4CD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独立子流程</w:t>
            </w:r>
          </w:p>
        </w:tc>
      </w:tr>
      <w:tr w14:paraId="0088F822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FC48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BR-07</w:t>
            </w:r>
          </w:p>
        </w:tc>
        <w:tc>
          <w:tcPr>
            <w:tcW w:w="5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5919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退回修改后项目负责人有限期修改窗口，超时视为不通过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98F9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独立子流程</w:t>
            </w:r>
          </w:p>
        </w:tc>
      </w:tr>
      <w:tr w14:paraId="3BC82730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E82D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BR-08</w:t>
            </w:r>
          </w:p>
        </w:tc>
        <w:tc>
          <w:tcPr>
            <w:tcW w:w="5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D483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超时不通过与专家评审不通过须分别记录原因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CC62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独立子流程、F8</w:t>
            </w:r>
          </w:p>
        </w:tc>
      </w:tr>
      <w:tr w14:paraId="277E6538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41E7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BR-09</w:t>
            </w:r>
          </w:p>
        </w:tc>
        <w:tc>
          <w:tcPr>
            <w:tcW w:w="5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5C86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筛选环节未被选中的需求视为不通过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44CC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F8、F9</w:t>
            </w:r>
          </w:p>
        </w:tc>
      </w:tr>
    </w:tbl>
    <w:p w14:paraId="1D702228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8. 数据模型与字段映射（设计参考）</w:t>
      </w:r>
    </w:p>
    <w:p w14:paraId="12FBB9F8">
      <w:pPr>
        <w:spacing w:after="8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本模块涉及两张核心表 + 一张辅助引擎结果存储表。仅列字段约束，物理模型见后端设计文档。</w:t>
      </w:r>
    </w:p>
    <w:p w14:paraId="350A686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8.1 collection_batch（征集批次）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5"/>
        <w:gridCol w:w="1392"/>
        <w:gridCol w:w="856"/>
        <w:gridCol w:w="4697"/>
      </w:tblGrid>
      <w:tr w14:paraId="6107BFBD"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E740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FF99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8041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417D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4B22D9AA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CEE0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E6DC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AEB2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9115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主键</w:t>
            </w:r>
          </w:p>
        </w:tc>
      </w:tr>
      <w:tr w14:paraId="6698DFBB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3B27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batch_name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3369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varchar(80)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78A6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AF7C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F1.2 批次名称</w:t>
            </w:r>
          </w:p>
        </w:tc>
      </w:tr>
      <w:tr w14:paraId="07053552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4226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start_time / end_time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BE38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4A85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1B9A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F1.2 起止时间</w:t>
            </w:r>
          </w:p>
        </w:tc>
      </w:tr>
      <w:tr w14:paraId="10978E14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874D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scope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2A86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7A6A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C7AB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F1.2 征集范围</w:t>
            </w:r>
          </w:p>
        </w:tc>
      </w:tr>
      <w:tr w14:paraId="195E66B5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EA42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filing_instruction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421C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4C43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AE7E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F1.2 填报说明（富文本 HTML）</w:t>
            </w:r>
          </w:p>
        </w:tc>
      </w:tr>
      <w:tr w14:paraId="692A95FC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7528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workflow_template_id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E0B7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2EAA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1CC8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F1.4 工作流模板 ID</w:t>
            </w:r>
          </w:p>
        </w:tc>
      </w:tr>
      <w:tr w14:paraId="5D4450BE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3290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expert_review_enabled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29FC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tinyint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5652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AC59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F1.4 是否启用专家评审</w:t>
            </w:r>
          </w:p>
        </w:tc>
      </w:tr>
      <w:tr w14:paraId="7022CEDE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1D96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initial_screen_rules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55F5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4264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739F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F1.4 初筛规则开关与阈值</w:t>
            </w:r>
          </w:p>
        </w:tc>
      </w:tr>
      <w:tr w14:paraId="69760122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2753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status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09C2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9310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436E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草稿/待审批/已退回/已发布·征集中/截止·待筛选/已结束</w:t>
            </w:r>
          </w:p>
        </w:tc>
      </w:tr>
      <w:tr w14:paraId="2B0F47C0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649A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notify_config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406D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EA77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DE19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F1.3 通知配置</w:t>
            </w:r>
          </w:p>
        </w:tc>
      </w:tr>
      <w:tr w14:paraId="5DB8E2F2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9DB3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attachments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ACE6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7152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221D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F1.2 附件列表</w:t>
            </w:r>
          </w:p>
        </w:tc>
      </w:tr>
      <w:tr w14:paraId="264DF3B3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B69A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create_by / approve_by / approve_time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78F5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F86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3C91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审计字段</w:t>
            </w:r>
          </w:p>
        </w:tc>
      </w:tr>
    </w:tbl>
    <w:p w14:paraId="154B3E6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8.2 requirement_application（需求申请表）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0"/>
        <w:gridCol w:w="1515"/>
        <w:gridCol w:w="854"/>
        <w:gridCol w:w="4701"/>
      </w:tblGrid>
      <w:tr w14:paraId="29F5AE7A"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5F11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04E8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DD9A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1AE0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32FFCD22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1527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B028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7828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A550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主键</w:t>
            </w:r>
          </w:p>
        </w:tc>
      </w:tr>
      <w:tr w14:paraId="75EEED8E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9F4A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batch_id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C219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D502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F58A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所属征集批次</w:t>
            </w:r>
          </w:p>
        </w:tc>
      </w:tr>
      <w:tr w14:paraId="7BA6AFE5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3CD3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unit_id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A2EE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9824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CEAC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所属二级单位</w:t>
            </w:r>
          </w:p>
        </w:tc>
      </w:tr>
      <w:tr w14:paraId="2226734F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8729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manager_id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2495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76DA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317D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 ID</w:t>
            </w:r>
          </w:p>
        </w:tc>
      </w:tr>
      <w:tr w14:paraId="79E7CB4C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8CD5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project_name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5FAB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varchar(80)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6177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A5B0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F5.2 项目名称</w:t>
            </w:r>
          </w:p>
        </w:tc>
      </w:tr>
      <w:tr w14:paraId="23E2FB34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66EF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summary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EB88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varchar(200)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6831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BFC8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F5.2 摘要（260409 新增）</w:t>
            </w:r>
          </w:p>
        </w:tc>
      </w:tr>
      <w:tr w14:paraId="5C7C1391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1085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project_types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0125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5E8F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4BAB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F5.2 项目类型多选</w:t>
            </w:r>
          </w:p>
        </w:tc>
      </w:tr>
      <w:tr w14:paraId="4FC3B794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9E43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tags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D282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C3E6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6E4F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F5.2 标签多选（260409 新增）</w:t>
            </w:r>
          </w:p>
        </w:tc>
      </w:tr>
      <w:tr w14:paraId="706043A8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E532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budget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D055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decimal(12,2)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7586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EAA7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F5.2 预算（万元）</w:t>
            </w:r>
          </w:p>
        </w:tc>
      </w:tr>
      <w:tr w14:paraId="70B3D7E8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A967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fund_source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BF81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16E3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6033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F5.2 资金来源</w:t>
            </w:r>
          </w:p>
        </w:tc>
      </w:tr>
      <w:tr w14:paraId="19BB0BA3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31CA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contacts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F9C7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10E4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344F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F5.2 单位负责人 + 联系人</w:t>
            </w:r>
          </w:p>
        </w:tc>
      </w:tr>
      <w:tr w14:paraId="058980DF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ED7C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business_background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E09C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9117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63D9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F5.3 概述 / 必要性 / 目标 / 服务对象</w:t>
            </w:r>
          </w:p>
        </w:tc>
      </w:tr>
      <w:tr w14:paraId="123DEECB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4A3E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tech_requirements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EE69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DFC2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7387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F5.4 技术要求</w:t>
            </w:r>
          </w:p>
        </w:tc>
      </w:tr>
      <w:tr w14:paraId="7AC6345B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1B42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attachments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0931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12C2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048C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F5.5 附件</w:t>
            </w:r>
          </w:p>
        </w:tc>
      </w:tr>
      <w:tr w14:paraId="1959C594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0CAD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unit_priority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68CB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7BF0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0366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F6/F7 单位内优先级</w:t>
            </w:r>
          </w:p>
        </w:tc>
      </w:tr>
      <w:tr w14:paraId="387A113F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82A1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status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62F3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enum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74A6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652B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见 5.2 状态机</w:t>
            </w:r>
          </w:p>
        </w:tc>
      </w:tr>
      <w:tr w14:paraId="28F53330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33F4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initial_screen_result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1299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3768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5F36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F10 初筛结果</w:t>
            </w:r>
          </w:p>
        </w:tc>
      </w:tr>
      <w:tr w14:paraId="7F53C835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297E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expert_review_result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BF6B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18F0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7843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专家评审结果（来自独立子流程）</w:t>
            </w:r>
          </w:p>
        </w:tc>
      </w:tr>
      <w:tr w14:paraId="1B836F18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6E2C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select_decision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2672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77AA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8539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F8 筛选结论：是否选中 + 筛选意见</w:t>
            </w:r>
          </w:p>
        </w:tc>
      </w:tr>
      <w:tr w14:paraId="111ED173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9E35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final_decision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5A66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A3A6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9C0A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F9 信办领导审核结论</w:t>
            </w:r>
          </w:p>
        </w:tc>
      </w:tr>
      <w:tr w14:paraId="4BDEDC2D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A60E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rejection_history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B4F6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json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0246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ECAD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历次驳回记录（用于审计与展示退回意见）</w:t>
            </w:r>
          </w:p>
        </w:tc>
      </w:tr>
      <w:tr w14:paraId="499135DE"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3D99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create_time / submit_time / update_time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8074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FD44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5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6B8E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审计字段</w:t>
            </w:r>
          </w:p>
        </w:tc>
      </w:tr>
    </w:tbl>
    <w:p w14:paraId="074AC98C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9. 异常与边界情形</w:t>
      </w:r>
    </w:p>
    <w:tbl>
      <w:tblPr>
        <w:tblStyle w:val="12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960"/>
      </w:tblGrid>
      <w:tr w14:paraId="51EBB14E">
        <w:trPr>
          <w:tblHeader/>
        </w:trPr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AC90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场景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0D64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处理</w:t>
            </w:r>
          </w:p>
        </w:tc>
      </w:tr>
      <w:tr w14:paraId="3AB8836A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38E7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征集截止时仍有单位未提交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ECBD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系统不强制处理；F3.2"超期单位提醒"高亮，信办管理员可线下催办</w:t>
            </w:r>
          </w:p>
        </w:tc>
      </w:tr>
      <w:tr w14:paraId="6A6F4A7D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D1E0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项目负责人在征集截止后尝试提交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B592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提交按钮置灰；可继续修改已存在的草稿，但不允许新建/提交</w:t>
            </w:r>
          </w:p>
        </w:tc>
      </w:tr>
      <w:tr w14:paraId="1865C05F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138A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单位领导超过约定 SLA 未审批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2712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F1.4 配置的"超时管控"触发系统催办通知；连续超时升级至单位主要领导</w:t>
            </w:r>
          </w:p>
        </w:tc>
      </w:tr>
      <w:tr w14:paraId="4C24CDE9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09B1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专家评审结论与信办筛选结果不一致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C7F8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允许，但 F8 应记录"筛选意见"说明偏离理由；操作日志留痕</w:t>
            </w:r>
          </w:p>
        </w:tc>
      </w:tr>
      <w:tr w14:paraId="43F2C6EA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D3C7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信办领导审核驳回筛选结果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DFAC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需求状态回退至"筛选中"，F8 重新筛选（不影响单位侧状态）</w:t>
            </w:r>
          </w:p>
        </w:tc>
      </w:tr>
      <w:tr w14:paraId="54E0D04C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F31A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批次发布后字段需要调整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CC4D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原则上不允许；仅允许信办管理员修改"截止时间"与"附件"，其余须新建批次</w:t>
            </w:r>
          </w:p>
        </w:tc>
      </w:tr>
      <w:tr w14:paraId="401AB575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6190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同一项目负责人被多个单位指派（跨单位）</w:t>
            </w:r>
          </w:p>
        </w:tc>
        <w:tc>
          <w:tcPr>
            <w:tcW w:w="5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D2F0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本系统按 unit_id + manager_id 联合主键管理授权；如发生须由系统管理员人工介入</w:t>
            </w:r>
          </w:p>
        </w:tc>
      </w:tr>
    </w:tbl>
    <w:p w14:paraId="7B876E34">
      <w:pPr>
        <w:pStyle w:val="2"/>
        <w:spacing w:before="360" w:after="200"/>
        <w:rPr>
          <w:del w:id="239" w:author="龙海森" w:date="2026-05-21T17:10:37Z"/>
        </w:rPr>
      </w:pPr>
      <w:del w:id="240" w:author="龙海森" w:date="2026-05-21T17:10:37Z">
        <w:r>
          <w:rPr>
            <w:rFonts w:ascii="微软雅黑" w:hAnsi="微软雅黑" w:eastAsia="微软雅黑" w:cs="微软雅黑"/>
            <w:b/>
            <w:bCs/>
            <w:sz w:val="32"/>
            <w:szCs w:val="32"/>
          </w:rPr>
          <w:delText>10. 待确认事项（TBD）</w:delText>
        </w:r>
      </w:del>
    </w:p>
    <w:tbl>
      <w:tblPr>
        <w:tblStyle w:val="12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7760"/>
      </w:tblGrid>
      <w:tr w14:paraId="4B0C2215">
        <w:trPr>
          <w:tblHeader/>
          <w:del w:id="241" w:author="龙海森" w:date="2026-05-21T17:10:37Z"/>
        </w:trPr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3D305">
            <w:pPr>
              <w:spacing w:after="0" w:line="280" w:lineRule="auto"/>
              <w:jc w:val="left"/>
              <w:rPr>
                <w:del w:id="242" w:author="龙海森" w:date="2026-05-21T17:10:37Z"/>
              </w:rPr>
            </w:pPr>
            <w:del w:id="243" w:author="龙海森" w:date="2026-05-21T17:10:37Z">
              <w:r>
                <w:rPr>
                  <w:rFonts w:ascii="微软雅黑" w:hAnsi="微软雅黑" w:eastAsia="微软雅黑" w:cs="微软雅黑"/>
                  <w:b/>
                  <w:bCs/>
                  <w:sz w:val="20"/>
                  <w:szCs w:val="20"/>
                </w:rPr>
                <w:delText>编号</w:delText>
              </w:r>
            </w:del>
          </w:p>
        </w:tc>
        <w:tc>
          <w:tcPr>
            <w:tcW w:w="7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68691">
            <w:pPr>
              <w:spacing w:after="0" w:line="280" w:lineRule="auto"/>
              <w:jc w:val="left"/>
              <w:rPr>
                <w:del w:id="244" w:author="龙海森" w:date="2026-05-21T17:10:37Z"/>
              </w:rPr>
            </w:pPr>
            <w:del w:id="245" w:author="龙海森" w:date="2026-05-21T17:10:37Z">
              <w:r>
                <w:rPr>
                  <w:rFonts w:ascii="微软雅黑" w:hAnsi="微软雅黑" w:eastAsia="微软雅黑" w:cs="微软雅黑"/>
                  <w:b/>
                  <w:bCs/>
                  <w:sz w:val="20"/>
                  <w:szCs w:val="20"/>
                </w:rPr>
                <w:delText>事项</w:delText>
              </w:r>
            </w:del>
          </w:p>
        </w:tc>
      </w:tr>
      <w:tr w14:paraId="0DF290A3">
        <w:trPr>
          <w:del w:id="246" w:author="龙海森" w:date="2026-05-21T17:10:37Z"/>
        </w:trPr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7D6E7">
            <w:pPr>
              <w:spacing w:after="0" w:line="280" w:lineRule="auto"/>
              <w:jc w:val="left"/>
              <w:rPr>
                <w:del w:id="247" w:author="龙海森" w:date="2026-05-21T17:10:37Z"/>
              </w:rPr>
            </w:pPr>
            <w:del w:id="248" w:author="龙海森" w:date="2026-05-21T17:10:37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delText>TBD-01</w:delText>
              </w:r>
            </w:del>
          </w:p>
        </w:tc>
        <w:tc>
          <w:tcPr>
            <w:tcW w:w="7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AE9A4">
            <w:pPr>
              <w:spacing w:after="0" w:line="280" w:lineRule="auto"/>
              <w:jc w:val="left"/>
              <w:rPr>
                <w:del w:id="249" w:author="龙海森" w:date="2026-05-21T17:10:37Z"/>
              </w:rPr>
            </w:pPr>
            <w:del w:id="250" w:author="龙海森" w:date="2026-05-21T17:10:37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delText>需求筛选不通过后是否允许在下一批次重新提交？是否需要冷却期？（V1.1 已取消评审不通过的 1 年冷却期）</w:delText>
              </w:r>
            </w:del>
          </w:p>
        </w:tc>
      </w:tr>
      <w:tr w14:paraId="7CD1B97F">
        <w:trPr>
          <w:del w:id="251" w:author="龙海森" w:date="2026-05-21T17:10:37Z"/>
        </w:trPr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B811F">
            <w:pPr>
              <w:spacing w:after="0" w:line="280" w:lineRule="auto"/>
              <w:jc w:val="left"/>
              <w:rPr>
                <w:del w:id="252" w:author="龙海森" w:date="2026-05-21T17:10:37Z"/>
              </w:rPr>
            </w:pPr>
            <w:del w:id="253" w:author="龙海森" w:date="2026-05-21T17:10:37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delText>TBD-02</w:delText>
              </w:r>
            </w:del>
          </w:p>
        </w:tc>
        <w:tc>
          <w:tcPr>
            <w:tcW w:w="7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ECD49">
            <w:pPr>
              <w:spacing w:after="0" w:line="280" w:lineRule="auto"/>
              <w:jc w:val="left"/>
              <w:rPr>
                <w:del w:id="254" w:author="龙海森" w:date="2026-05-21T17:10:37Z"/>
              </w:rPr>
            </w:pPr>
            <w:del w:id="255" w:author="龙海森" w:date="2026-05-21T17:10:37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delText>"自动识别填充"模型的训练样本与版本管理策略（涉及 OCR/NLP）</w:delText>
              </w:r>
            </w:del>
          </w:p>
        </w:tc>
      </w:tr>
      <w:tr w14:paraId="6A3085C7">
        <w:trPr>
          <w:del w:id="256" w:author="龙海森" w:date="2026-05-21T17:10:37Z"/>
        </w:trPr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66782">
            <w:pPr>
              <w:spacing w:after="0" w:line="280" w:lineRule="auto"/>
              <w:jc w:val="left"/>
              <w:rPr>
                <w:del w:id="257" w:author="龙海森" w:date="2026-05-21T17:10:37Z"/>
              </w:rPr>
            </w:pPr>
            <w:del w:id="258" w:author="龙海森" w:date="2026-05-21T17:10:37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delText>TBD-03</w:delText>
              </w:r>
            </w:del>
          </w:p>
        </w:tc>
        <w:tc>
          <w:tcPr>
            <w:tcW w:w="7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64ED6">
            <w:pPr>
              <w:spacing w:after="0" w:line="280" w:lineRule="auto"/>
              <w:jc w:val="left"/>
              <w:rPr>
                <w:del w:id="259" w:author="龙海森" w:date="2026-05-21T17:10:37Z"/>
              </w:rPr>
            </w:pPr>
            <w:del w:id="260" w:author="龙海森" w:date="2026-05-21T17:10:37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delText>初筛规则的相似度阈值、关键词库由谁维护、维护周期</w:delText>
              </w:r>
            </w:del>
          </w:p>
        </w:tc>
      </w:tr>
      <w:tr w14:paraId="3AEC9913">
        <w:trPr>
          <w:del w:id="261" w:author="龙海森" w:date="2026-05-21T17:10:37Z"/>
        </w:trPr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CEE92">
            <w:pPr>
              <w:spacing w:after="0" w:line="280" w:lineRule="auto"/>
              <w:jc w:val="left"/>
              <w:rPr>
                <w:del w:id="262" w:author="龙海森" w:date="2026-05-21T17:10:37Z"/>
              </w:rPr>
            </w:pPr>
            <w:del w:id="263" w:author="龙海森" w:date="2026-05-21T17:10:37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delText>TBD-04</w:delText>
              </w:r>
            </w:del>
          </w:p>
        </w:tc>
        <w:tc>
          <w:tcPr>
            <w:tcW w:w="7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7202F">
            <w:pPr>
              <w:spacing w:after="0" w:line="280" w:lineRule="auto"/>
              <w:jc w:val="left"/>
              <w:rPr>
                <w:del w:id="264" w:author="龙海森" w:date="2026-05-21T17:10:37Z"/>
              </w:rPr>
            </w:pPr>
            <w:del w:id="265" w:author="龙海森" w:date="2026-05-21T17:10:37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delText>专家评审子流程是否在本模块发起入口暴露，还是仅在"评审管理"模块发起</w:delText>
              </w:r>
            </w:del>
          </w:p>
        </w:tc>
      </w:tr>
      <w:tr w14:paraId="44DBCAE1">
        <w:trPr>
          <w:del w:id="266" w:author="龙海森" w:date="2026-05-21T17:10:37Z"/>
        </w:trPr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15550">
            <w:pPr>
              <w:spacing w:after="0" w:line="280" w:lineRule="auto"/>
              <w:jc w:val="left"/>
              <w:rPr>
                <w:del w:id="267" w:author="龙海森" w:date="2026-05-21T17:10:37Z"/>
              </w:rPr>
            </w:pPr>
            <w:del w:id="268" w:author="龙海森" w:date="2026-05-21T17:10:37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delText>TBD-05</w:delText>
              </w:r>
            </w:del>
          </w:p>
        </w:tc>
        <w:tc>
          <w:tcPr>
            <w:tcW w:w="7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79C18">
            <w:pPr>
              <w:spacing w:after="0" w:line="280" w:lineRule="auto"/>
              <w:jc w:val="left"/>
              <w:rPr>
                <w:del w:id="269" w:author="龙海森" w:date="2026-05-21T17:10:37Z"/>
              </w:rPr>
            </w:pPr>
            <w:del w:id="270" w:author="龙海森" w:date="2026-05-21T17:10:37Z">
              <w:r>
                <w:rPr>
                  <w:rFonts w:ascii="微软雅黑" w:hAnsi="微软雅黑" w:eastAsia="微软雅黑" w:cs="微软雅黑"/>
                  <w:b w:val="0"/>
                  <w:bCs w:val="0"/>
                  <w:sz w:val="20"/>
                  <w:szCs w:val="20"/>
                </w:rPr>
                <w:delText>征集批次发布后字段修改的范围与审批要求（是否要求二次审批）</w:delText>
              </w:r>
            </w:del>
          </w:p>
        </w:tc>
      </w:tr>
    </w:tbl>
    <w:p w14:paraId="4E129731">
      <w:r>
        <w:br w:type="page"/>
      </w:r>
    </w:p>
    <w:p w14:paraId="76ECC3D6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11. 附录</w:t>
      </w:r>
    </w:p>
    <w:p w14:paraId="7F7FFCCA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11.1 关联文档</w:t>
      </w:r>
    </w:p>
    <w:p w14:paraId="659039C5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《业务流程说明书》BPD-2026-001 V1.2（权威版本）</w:t>
      </w:r>
    </w:p>
    <w:p w14:paraId="6390C9FB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《详细业务流程说明书-01-需求征集》</w:t>
      </w:r>
    </w:p>
    <w:p w14:paraId="7D61911F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《独立流程说明书-专家评审》</w:t>
      </w:r>
    </w:p>
    <w:p w14:paraId="7F69CF32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《西南大学信息化项目管理办法（试行）》西校〔2025〕39号</w:t>
      </w:r>
    </w:p>
    <w:p w14:paraId="5663907E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《西南大学建设需求申请表》（线下原表，本模块字段设计参考依据）</w:t>
      </w:r>
    </w:p>
    <w:p w14:paraId="1E1F8BBA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Demo 设计规格（2026-03-26）与功能清单（2026-04-08）</w:t>
      </w:r>
    </w:p>
    <w:p w14:paraId="5D90A475">
      <w:pPr>
        <w:pStyle w:val="17"/>
        <w:numPr>
          <w:ilvl w:val="0"/>
          <w:numId w:val="1"/>
        </w:numPr>
        <w:spacing w:after="6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通知矩阵（模块一 节点 1-1 ~ 1-5）</w:t>
      </w:r>
    </w:p>
    <w:p w14:paraId="1643760E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11.2 版本历史</w:t>
      </w:r>
    </w:p>
    <w:tbl>
      <w:tblPr>
        <w:tblStyle w:val="12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800"/>
        <w:gridCol w:w="1800"/>
        <w:gridCol w:w="4160"/>
      </w:tblGrid>
      <w:tr w14:paraId="40356AD7">
        <w:trPr>
          <w:tblHeader/>
        </w:trPr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8388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版本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891C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0AEC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作者</w:t>
            </w:r>
          </w:p>
        </w:tc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FF8E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主要变更</w:t>
            </w:r>
          </w:p>
        </w:tc>
      </w:tr>
      <w:tr w14:paraId="1518434C"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F5F7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V1.0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616C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2026-05-21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3EFC1">
            <w:pPr>
              <w:spacing w:after="0" w:line="280" w:lineRule="auto"/>
              <w:jc w:val="left"/>
              <w:rPr>
                <w:rFonts w:hint="eastAsia" w:eastAsia="微软雅黑"/>
                <w:lang w:eastAsia="zh-CN"/>
              </w:rPr>
            </w:pPr>
            <w:ins w:id="271" w:author="龙海森" w:date="2026-05-21T17:10:48Z">
              <w:r>
                <w:rPr>
                  <w:rFonts w:hint="eastAsia" w:cs="微软雅黑"/>
                  <w:b w:val="0"/>
                  <w:bCs w:val="0"/>
                  <w:sz w:val="20"/>
                  <w:szCs w:val="20"/>
                  <w:lang w:val="en-US" w:eastAsia="zh-CN"/>
                </w:rPr>
                <w:t>龙海森</w:t>
              </w:r>
            </w:ins>
          </w:p>
        </w:tc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A42E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初版，基于 BPD-2026-001 V1.2 与通知矩阵 V2026-04-15</w:t>
            </w:r>
          </w:p>
        </w:tc>
      </w:tr>
    </w:tbl>
    <w:p w14:paraId="7D617B51"/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F3E34">
    <w:pPr>
      <w:jc w:val="center"/>
    </w:pPr>
    <w:r>
      <w:rPr>
        <w:rFonts w:ascii="微软雅黑" w:hAnsi="微软雅黑" w:eastAsia="微软雅黑" w:cs="微软雅黑"/>
        <w:color w:val="7F7F7F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7F7F7F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7F7F7F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7F7F7F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7F7F7F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7F7F7F"/>
        <w:sz w:val="18"/>
        <w:szCs w:val="18"/>
      </w:rPr>
      <w:t xml:space="preserve"> 页 / 共 </w:t>
    </w:r>
    <w:r>
      <w:rPr>
        <w:rFonts w:ascii="微软雅黑" w:hAnsi="微软雅黑" w:eastAsia="微软雅黑" w:cs="微软雅黑"/>
        <w:color w:val="7F7F7F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7F7F7F"/>
        <w:sz w:val="18"/>
        <w:szCs w:val="18"/>
      </w:rPr>
      <w:instrText xml:space="preserve">NUMPAGES</w:instrText>
    </w:r>
    <w:r>
      <w:rPr>
        <w:rFonts w:ascii="微软雅黑" w:hAnsi="微软雅黑" w:eastAsia="微软雅黑" w:cs="微软雅黑"/>
        <w:color w:val="7F7F7F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7F7F7F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7F7F7F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5171F2">
    <w:pPr>
      <w:jc w:val="right"/>
    </w:pPr>
    <w:r>
      <w:rPr>
        <w:rFonts w:ascii="微软雅黑" w:hAnsi="微软雅黑" w:eastAsia="微软雅黑" w:cs="微软雅黑"/>
        <w:color w:val="7F7F7F"/>
        <w:sz w:val="18"/>
        <w:szCs w:val="18"/>
      </w:rPr>
      <w:t>需求征集模块 PRD V1.0 · 西南大学信息化项目全生命周期管理系统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6FE0BE"/>
    <w:multiLevelType w:val="singleLevel"/>
    <w:tmpl w:val="DF6FE0B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龙海森">
    <w15:presenceInfo w15:providerId="WPS Office" w15:userId="40284467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isplayBackgroundShape w:val="1"/>
  <w:bordersDoNotSurroundHeader w:val="0"/>
  <w:bordersDoNotSurroundFooter w:val="0"/>
  <w:trackRevisions w:val="1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13B3844"/>
    <w:rsid w:val="3F7E4D22"/>
    <w:rsid w:val="53FB63D1"/>
    <w:rsid w:val="6BFE97F4"/>
    <w:rsid w:val="BFFF8E0B"/>
    <w:rsid w:val="EF7F8DEC"/>
    <w:rsid w:val="F4774F19"/>
    <w:rsid w:val="FBEA8F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20" w:after="120"/>
      <w:outlineLvl w:val="2"/>
    </w:pPr>
    <w:rPr>
      <w:rFonts w:ascii="微软雅黑" w:hAnsi="微软雅黑" w:eastAsia="微软雅黑" w:cs="微软雅黑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uiPriority w:val="0"/>
    <w:pPr>
      <w:jc w:val="left"/>
    </w:pPr>
  </w:style>
  <w:style w:type="paragraph" w:styleId="9">
    <w:name w:val="endnote text"/>
    <w:link w:val="19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foot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8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TotalTime>65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Product Manager</dc:creator>
  <dc:description>西南大学信息化项目全生命周期管理系统 - 需求征集模块产品需求文档</dc:description>
  <cp:lastModifiedBy>龙海森</cp:lastModifiedBy>
  <dcterms:modified xsi:type="dcterms:W3CDTF">2026-05-21T17:12:08Z</dcterms:modified>
  <dc:title>需求征集模块 PRD V1.0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0886AE6AFF4F1D7AA9B30E6AE37A54BC_42</vt:lpwstr>
  </property>
</Properties>
</file>